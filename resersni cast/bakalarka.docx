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26AAADCC" w14:textId="3BD71047" w:rsidR="0001511A"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7993259" w:history="1">
            <w:r w:rsidR="0001511A" w:rsidRPr="009B6CAE">
              <w:rPr>
                <w:rStyle w:val="Hypertextovodkaz"/>
                <w:noProof/>
              </w:rPr>
              <w:t xml:space="preserve">1. </w:t>
            </w:r>
            <w:r w:rsidR="0001511A" w:rsidRPr="009B6CAE">
              <w:rPr>
                <w:rStyle w:val="Hypertextovodkaz"/>
                <w:rFonts w:cstheme="minorHAnsi"/>
                <w:noProof/>
              </w:rPr>
              <w:t>Úvod</w:t>
            </w:r>
            <w:r w:rsidR="0001511A">
              <w:rPr>
                <w:noProof/>
                <w:webHidden/>
              </w:rPr>
              <w:tab/>
            </w:r>
            <w:r w:rsidR="0001511A">
              <w:rPr>
                <w:noProof/>
                <w:webHidden/>
              </w:rPr>
              <w:fldChar w:fldCharType="begin"/>
            </w:r>
            <w:r w:rsidR="0001511A">
              <w:rPr>
                <w:noProof/>
                <w:webHidden/>
              </w:rPr>
              <w:instrText xml:space="preserve"> PAGEREF _Toc127993259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7CDA459F" w14:textId="0DC798D0" w:rsidR="0001511A" w:rsidRDefault="00000000">
          <w:pPr>
            <w:pStyle w:val="Obsah1"/>
            <w:tabs>
              <w:tab w:val="right" w:leader="dot" w:pos="9062"/>
            </w:tabs>
            <w:rPr>
              <w:rFonts w:eastAsiaTheme="minorEastAsia"/>
              <w:noProof/>
              <w:lang w:eastAsia="cs-CZ"/>
            </w:rPr>
          </w:pPr>
          <w:hyperlink w:anchor="_Toc127993260" w:history="1">
            <w:r w:rsidR="0001511A" w:rsidRPr="009B6CAE">
              <w:rPr>
                <w:rStyle w:val="Hypertextovodkaz"/>
                <w:rFonts w:cstheme="minorHAnsi"/>
                <w:noProof/>
              </w:rPr>
              <w:t>2. Cíl práce a metodika</w:t>
            </w:r>
            <w:r w:rsidR="0001511A">
              <w:rPr>
                <w:noProof/>
                <w:webHidden/>
              </w:rPr>
              <w:tab/>
            </w:r>
            <w:r w:rsidR="0001511A">
              <w:rPr>
                <w:noProof/>
                <w:webHidden/>
              </w:rPr>
              <w:fldChar w:fldCharType="begin"/>
            </w:r>
            <w:r w:rsidR="0001511A">
              <w:rPr>
                <w:noProof/>
                <w:webHidden/>
              </w:rPr>
              <w:instrText xml:space="preserve"> PAGEREF _Toc127993260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5CADCEC9" w14:textId="30D3B56E" w:rsidR="0001511A" w:rsidRDefault="00000000">
          <w:pPr>
            <w:pStyle w:val="Obsah2"/>
            <w:tabs>
              <w:tab w:val="right" w:leader="dot" w:pos="9062"/>
            </w:tabs>
            <w:rPr>
              <w:rFonts w:eastAsiaTheme="minorEastAsia"/>
              <w:noProof/>
              <w:lang w:eastAsia="cs-CZ"/>
            </w:rPr>
          </w:pPr>
          <w:hyperlink w:anchor="_Toc127993261" w:history="1">
            <w:r w:rsidR="0001511A" w:rsidRPr="009B6CAE">
              <w:rPr>
                <w:rStyle w:val="Hypertextovodkaz"/>
                <w:rFonts w:cstheme="minorHAnsi"/>
                <w:noProof/>
                <w:highlight w:val="green"/>
              </w:rPr>
              <w:t>2.1 cíl práce</w:t>
            </w:r>
            <w:r w:rsidR="0001511A">
              <w:rPr>
                <w:noProof/>
                <w:webHidden/>
              </w:rPr>
              <w:tab/>
            </w:r>
            <w:r w:rsidR="0001511A">
              <w:rPr>
                <w:noProof/>
                <w:webHidden/>
              </w:rPr>
              <w:fldChar w:fldCharType="begin"/>
            </w:r>
            <w:r w:rsidR="0001511A">
              <w:rPr>
                <w:noProof/>
                <w:webHidden/>
              </w:rPr>
              <w:instrText xml:space="preserve"> PAGEREF _Toc127993261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12E2CFC3" w14:textId="4BF21E4C" w:rsidR="0001511A" w:rsidRDefault="00000000">
          <w:pPr>
            <w:pStyle w:val="Obsah2"/>
            <w:tabs>
              <w:tab w:val="right" w:leader="dot" w:pos="9062"/>
            </w:tabs>
            <w:rPr>
              <w:rFonts w:eastAsiaTheme="minorEastAsia"/>
              <w:noProof/>
              <w:lang w:eastAsia="cs-CZ"/>
            </w:rPr>
          </w:pPr>
          <w:hyperlink w:anchor="_Toc127993262" w:history="1">
            <w:r w:rsidR="0001511A" w:rsidRPr="009B6CAE">
              <w:rPr>
                <w:rStyle w:val="Hypertextovodkaz"/>
                <w:rFonts w:cstheme="minorHAnsi"/>
                <w:noProof/>
                <w:shd w:val="clear" w:color="auto" w:fill="FFFFFF"/>
              </w:rPr>
              <w:t>2.2 metodika</w:t>
            </w:r>
            <w:r w:rsidR="0001511A">
              <w:rPr>
                <w:noProof/>
                <w:webHidden/>
              </w:rPr>
              <w:tab/>
            </w:r>
            <w:r w:rsidR="0001511A">
              <w:rPr>
                <w:noProof/>
                <w:webHidden/>
              </w:rPr>
              <w:fldChar w:fldCharType="begin"/>
            </w:r>
            <w:r w:rsidR="0001511A">
              <w:rPr>
                <w:noProof/>
                <w:webHidden/>
              </w:rPr>
              <w:instrText xml:space="preserve"> PAGEREF _Toc127993262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22491E0B" w14:textId="7BE6F55B" w:rsidR="0001511A" w:rsidRDefault="00000000">
          <w:pPr>
            <w:pStyle w:val="Obsah1"/>
            <w:tabs>
              <w:tab w:val="right" w:leader="dot" w:pos="9062"/>
            </w:tabs>
            <w:rPr>
              <w:rFonts w:eastAsiaTheme="minorEastAsia"/>
              <w:noProof/>
              <w:lang w:eastAsia="cs-CZ"/>
            </w:rPr>
          </w:pPr>
          <w:hyperlink w:anchor="_Toc127993263" w:history="1">
            <w:r w:rsidR="0001511A" w:rsidRPr="009B6CAE">
              <w:rPr>
                <w:rStyle w:val="Hypertextovodkaz"/>
                <w:rFonts w:cstheme="minorHAnsi"/>
                <w:noProof/>
              </w:rPr>
              <w:t>3. Výběr vhodných programovacích jazyků pro vývoj her</w:t>
            </w:r>
            <w:r w:rsidR="0001511A">
              <w:rPr>
                <w:noProof/>
                <w:webHidden/>
              </w:rPr>
              <w:tab/>
            </w:r>
            <w:r w:rsidR="0001511A">
              <w:rPr>
                <w:noProof/>
                <w:webHidden/>
              </w:rPr>
              <w:fldChar w:fldCharType="begin"/>
            </w:r>
            <w:r w:rsidR="0001511A">
              <w:rPr>
                <w:noProof/>
                <w:webHidden/>
              </w:rPr>
              <w:instrText xml:space="preserve"> PAGEREF _Toc127993263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6A125A4B" w14:textId="7B40745D" w:rsidR="0001511A" w:rsidRDefault="00000000">
          <w:pPr>
            <w:pStyle w:val="Obsah2"/>
            <w:tabs>
              <w:tab w:val="right" w:leader="dot" w:pos="9062"/>
            </w:tabs>
            <w:rPr>
              <w:rFonts w:eastAsiaTheme="minorEastAsia"/>
              <w:noProof/>
              <w:lang w:eastAsia="cs-CZ"/>
            </w:rPr>
          </w:pPr>
          <w:hyperlink w:anchor="_Toc127993264" w:history="1">
            <w:r w:rsidR="0001511A" w:rsidRPr="009B6CAE">
              <w:rPr>
                <w:rStyle w:val="Hypertextovodkaz"/>
                <w:rFonts w:cstheme="minorHAnsi"/>
                <w:noProof/>
                <w:shd w:val="clear" w:color="auto" w:fill="FFFFFF"/>
              </w:rPr>
              <w:t>3.1 C++</w:t>
            </w:r>
            <w:r w:rsidR="0001511A">
              <w:rPr>
                <w:noProof/>
                <w:webHidden/>
              </w:rPr>
              <w:tab/>
            </w:r>
            <w:r w:rsidR="0001511A">
              <w:rPr>
                <w:noProof/>
                <w:webHidden/>
              </w:rPr>
              <w:fldChar w:fldCharType="begin"/>
            </w:r>
            <w:r w:rsidR="0001511A">
              <w:rPr>
                <w:noProof/>
                <w:webHidden/>
              </w:rPr>
              <w:instrText xml:space="preserve"> PAGEREF _Toc127993264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5D1EE854" w14:textId="7AE6BDA3" w:rsidR="0001511A" w:rsidRDefault="00000000">
          <w:pPr>
            <w:pStyle w:val="Obsah3"/>
            <w:tabs>
              <w:tab w:val="right" w:leader="dot" w:pos="9062"/>
            </w:tabs>
            <w:rPr>
              <w:rFonts w:eastAsiaTheme="minorEastAsia"/>
              <w:noProof/>
              <w:lang w:eastAsia="cs-CZ"/>
            </w:rPr>
          </w:pPr>
          <w:hyperlink w:anchor="_Toc127993265" w:history="1">
            <w:r w:rsidR="0001511A" w:rsidRPr="009B6CAE">
              <w:rPr>
                <w:rStyle w:val="Hypertextovodkaz"/>
                <w:noProof/>
                <w:shd w:val="clear" w:color="auto" w:fill="FFFFFF"/>
              </w:rPr>
              <w:t>3.1.1 kompilace a hardware</w:t>
            </w:r>
            <w:r w:rsidR="0001511A">
              <w:rPr>
                <w:noProof/>
                <w:webHidden/>
              </w:rPr>
              <w:tab/>
            </w:r>
            <w:r w:rsidR="0001511A">
              <w:rPr>
                <w:noProof/>
                <w:webHidden/>
              </w:rPr>
              <w:fldChar w:fldCharType="begin"/>
            </w:r>
            <w:r w:rsidR="0001511A">
              <w:rPr>
                <w:noProof/>
                <w:webHidden/>
              </w:rPr>
              <w:instrText xml:space="preserve"> PAGEREF _Toc127993265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05C3CCBD" w14:textId="3FBE075D" w:rsidR="0001511A" w:rsidRDefault="00000000">
          <w:pPr>
            <w:pStyle w:val="Obsah3"/>
            <w:tabs>
              <w:tab w:val="right" w:leader="dot" w:pos="9062"/>
            </w:tabs>
            <w:rPr>
              <w:rFonts w:eastAsiaTheme="minorEastAsia"/>
              <w:noProof/>
              <w:lang w:eastAsia="cs-CZ"/>
            </w:rPr>
          </w:pPr>
          <w:hyperlink w:anchor="_Toc127993266" w:history="1">
            <w:r w:rsidR="0001511A" w:rsidRPr="009B6CAE">
              <w:rPr>
                <w:rStyle w:val="Hypertextovodkaz"/>
                <w:noProof/>
              </w:rPr>
              <w:t>3.1.2 novinky oproti C</w:t>
            </w:r>
            <w:r w:rsidR="0001511A">
              <w:rPr>
                <w:noProof/>
                <w:webHidden/>
              </w:rPr>
              <w:tab/>
            </w:r>
            <w:r w:rsidR="0001511A">
              <w:rPr>
                <w:noProof/>
                <w:webHidden/>
              </w:rPr>
              <w:fldChar w:fldCharType="begin"/>
            </w:r>
            <w:r w:rsidR="0001511A">
              <w:rPr>
                <w:noProof/>
                <w:webHidden/>
              </w:rPr>
              <w:instrText xml:space="preserve"> PAGEREF _Toc127993266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4392298E" w14:textId="2D1A7380" w:rsidR="0001511A" w:rsidRDefault="00000000">
          <w:pPr>
            <w:pStyle w:val="Obsah3"/>
            <w:tabs>
              <w:tab w:val="right" w:leader="dot" w:pos="9062"/>
            </w:tabs>
            <w:rPr>
              <w:rFonts w:eastAsiaTheme="minorEastAsia"/>
              <w:noProof/>
              <w:lang w:eastAsia="cs-CZ"/>
            </w:rPr>
          </w:pPr>
          <w:hyperlink w:anchor="_Toc127993267" w:history="1">
            <w:r w:rsidR="0001511A" w:rsidRPr="009B6CAE">
              <w:rPr>
                <w:rStyle w:val="Hypertextovodkaz"/>
                <w:noProof/>
                <w:shd w:val="clear" w:color="auto" w:fill="FFFFFF"/>
              </w:rPr>
              <w:t>3.1.3 nevýhody</w:t>
            </w:r>
            <w:r w:rsidR="0001511A">
              <w:rPr>
                <w:noProof/>
                <w:webHidden/>
              </w:rPr>
              <w:tab/>
            </w:r>
            <w:r w:rsidR="0001511A">
              <w:rPr>
                <w:noProof/>
                <w:webHidden/>
              </w:rPr>
              <w:fldChar w:fldCharType="begin"/>
            </w:r>
            <w:r w:rsidR="0001511A">
              <w:rPr>
                <w:noProof/>
                <w:webHidden/>
              </w:rPr>
              <w:instrText xml:space="preserve"> PAGEREF _Toc127993267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5950FD95" w14:textId="78F33874" w:rsidR="0001511A" w:rsidRDefault="00000000">
          <w:pPr>
            <w:pStyle w:val="Obsah2"/>
            <w:tabs>
              <w:tab w:val="right" w:leader="dot" w:pos="9062"/>
            </w:tabs>
            <w:rPr>
              <w:rFonts w:eastAsiaTheme="minorEastAsia"/>
              <w:noProof/>
              <w:lang w:eastAsia="cs-CZ"/>
            </w:rPr>
          </w:pPr>
          <w:hyperlink w:anchor="_Toc127993268" w:history="1">
            <w:r w:rsidR="0001511A" w:rsidRPr="009B6CAE">
              <w:rPr>
                <w:rStyle w:val="Hypertextovodkaz"/>
                <w:rFonts w:cstheme="minorHAnsi"/>
                <w:noProof/>
                <w:shd w:val="clear" w:color="auto" w:fill="FFFFFF"/>
              </w:rPr>
              <w:t>3.2 Java</w:t>
            </w:r>
            <w:r w:rsidR="0001511A">
              <w:rPr>
                <w:noProof/>
                <w:webHidden/>
              </w:rPr>
              <w:tab/>
            </w:r>
            <w:r w:rsidR="0001511A">
              <w:rPr>
                <w:noProof/>
                <w:webHidden/>
              </w:rPr>
              <w:fldChar w:fldCharType="begin"/>
            </w:r>
            <w:r w:rsidR="0001511A">
              <w:rPr>
                <w:noProof/>
                <w:webHidden/>
              </w:rPr>
              <w:instrText xml:space="preserve"> PAGEREF _Toc127993268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131D2488" w14:textId="2576CB18" w:rsidR="0001511A" w:rsidRDefault="00000000">
          <w:pPr>
            <w:pStyle w:val="Obsah3"/>
            <w:tabs>
              <w:tab w:val="right" w:leader="dot" w:pos="9062"/>
            </w:tabs>
            <w:rPr>
              <w:rFonts w:eastAsiaTheme="minorEastAsia"/>
              <w:noProof/>
              <w:lang w:eastAsia="cs-CZ"/>
            </w:rPr>
          </w:pPr>
          <w:hyperlink w:anchor="_Toc127993269" w:history="1">
            <w:r w:rsidR="0001511A" w:rsidRPr="009B6CAE">
              <w:rPr>
                <w:rStyle w:val="Hypertextovodkaz"/>
                <w:noProof/>
                <w:shd w:val="clear" w:color="auto" w:fill="FFFFFF"/>
              </w:rPr>
              <w:t>3.2.1 JIT (Just In Time)</w:t>
            </w:r>
            <w:r w:rsidR="0001511A">
              <w:rPr>
                <w:noProof/>
                <w:webHidden/>
              </w:rPr>
              <w:tab/>
            </w:r>
            <w:r w:rsidR="0001511A">
              <w:rPr>
                <w:noProof/>
                <w:webHidden/>
              </w:rPr>
              <w:fldChar w:fldCharType="begin"/>
            </w:r>
            <w:r w:rsidR="0001511A">
              <w:rPr>
                <w:noProof/>
                <w:webHidden/>
              </w:rPr>
              <w:instrText xml:space="preserve"> PAGEREF _Toc127993269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600F425B" w14:textId="245BD85C" w:rsidR="0001511A" w:rsidRDefault="00000000">
          <w:pPr>
            <w:pStyle w:val="Obsah3"/>
            <w:tabs>
              <w:tab w:val="right" w:leader="dot" w:pos="9062"/>
            </w:tabs>
            <w:rPr>
              <w:rFonts w:eastAsiaTheme="minorEastAsia"/>
              <w:noProof/>
              <w:lang w:eastAsia="cs-CZ"/>
            </w:rPr>
          </w:pPr>
          <w:hyperlink w:anchor="_Toc127993270" w:history="1">
            <w:r w:rsidR="0001511A" w:rsidRPr="009B6CAE">
              <w:rPr>
                <w:rStyle w:val="Hypertextovodkaz"/>
                <w:noProof/>
                <w:shd w:val="clear" w:color="auto" w:fill="FFFFFF"/>
              </w:rPr>
              <w:t xml:space="preserve">3.2.2 </w:t>
            </w:r>
            <w:r w:rsidR="0001511A" w:rsidRPr="009B6CAE">
              <w:rPr>
                <w:rStyle w:val="Hypertextovodkaz"/>
                <w:noProof/>
              </w:rPr>
              <w:t>přístup k paměti a ovládání hardware</w:t>
            </w:r>
            <w:r w:rsidR="0001511A">
              <w:rPr>
                <w:noProof/>
                <w:webHidden/>
              </w:rPr>
              <w:tab/>
            </w:r>
            <w:r w:rsidR="0001511A">
              <w:rPr>
                <w:noProof/>
                <w:webHidden/>
              </w:rPr>
              <w:fldChar w:fldCharType="begin"/>
            </w:r>
            <w:r w:rsidR="0001511A">
              <w:rPr>
                <w:noProof/>
                <w:webHidden/>
              </w:rPr>
              <w:instrText xml:space="preserve"> PAGEREF _Toc127993270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44718BCD" w14:textId="2E191C8F" w:rsidR="0001511A" w:rsidRDefault="00000000">
          <w:pPr>
            <w:pStyle w:val="Obsah3"/>
            <w:tabs>
              <w:tab w:val="right" w:leader="dot" w:pos="9062"/>
            </w:tabs>
            <w:rPr>
              <w:rFonts w:eastAsiaTheme="minorEastAsia"/>
              <w:noProof/>
              <w:lang w:eastAsia="cs-CZ"/>
            </w:rPr>
          </w:pPr>
          <w:hyperlink w:anchor="_Toc127993271" w:history="1">
            <w:r w:rsidR="0001511A" w:rsidRPr="009B6CAE">
              <w:rPr>
                <w:rStyle w:val="Hypertextovodkaz"/>
                <w:noProof/>
                <w:shd w:val="clear" w:color="auto" w:fill="FFFFFF"/>
              </w:rPr>
              <w:t>3.2.3 výhody</w:t>
            </w:r>
            <w:r w:rsidR="0001511A">
              <w:rPr>
                <w:noProof/>
                <w:webHidden/>
              </w:rPr>
              <w:tab/>
            </w:r>
            <w:r w:rsidR="0001511A">
              <w:rPr>
                <w:noProof/>
                <w:webHidden/>
              </w:rPr>
              <w:fldChar w:fldCharType="begin"/>
            </w:r>
            <w:r w:rsidR="0001511A">
              <w:rPr>
                <w:noProof/>
                <w:webHidden/>
              </w:rPr>
              <w:instrText xml:space="preserve"> PAGEREF _Toc127993271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530D2325" w14:textId="6F716FC4" w:rsidR="0001511A" w:rsidRDefault="00000000">
          <w:pPr>
            <w:pStyle w:val="Obsah3"/>
            <w:tabs>
              <w:tab w:val="right" w:leader="dot" w:pos="9062"/>
            </w:tabs>
            <w:rPr>
              <w:rFonts w:eastAsiaTheme="minorEastAsia"/>
              <w:noProof/>
              <w:lang w:eastAsia="cs-CZ"/>
            </w:rPr>
          </w:pPr>
          <w:hyperlink w:anchor="_Toc127993272" w:history="1">
            <w:r w:rsidR="0001511A" w:rsidRPr="009B6CAE">
              <w:rPr>
                <w:rStyle w:val="Hypertextovodkaz"/>
                <w:noProof/>
                <w:shd w:val="clear" w:color="auto" w:fill="FFFFFF"/>
              </w:rPr>
              <w:t>3.2.4 nevýhody</w:t>
            </w:r>
            <w:r w:rsidR="0001511A">
              <w:rPr>
                <w:noProof/>
                <w:webHidden/>
              </w:rPr>
              <w:tab/>
            </w:r>
            <w:r w:rsidR="0001511A">
              <w:rPr>
                <w:noProof/>
                <w:webHidden/>
              </w:rPr>
              <w:fldChar w:fldCharType="begin"/>
            </w:r>
            <w:r w:rsidR="0001511A">
              <w:rPr>
                <w:noProof/>
                <w:webHidden/>
              </w:rPr>
              <w:instrText xml:space="preserve"> PAGEREF _Toc127993272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3A0A1CF5" w14:textId="275F27EA" w:rsidR="0001511A" w:rsidRDefault="00000000">
          <w:pPr>
            <w:pStyle w:val="Obsah2"/>
            <w:tabs>
              <w:tab w:val="right" w:leader="dot" w:pos="9062"/>
            </w:tabs>
            <w:rPr>
              <w:rFonts w:eastAsiaTheme="minorEastAsia"/>
              <w:noProof/>
              <w:lang w:eastAsia="cs-CZ"/>
            </w:rPr>
          </w:pPr>
          <w:hyperlink w:anchor="_Toc127993273" w:history="1">
            <w:r w:rsidR="0001511A" w:rsidRPr="009B6CAE">
              <w:rPr>
                <w:rStyle w:val="Hypertextovodkaz"/>
                <w:rFonts w:cstheme="minorHAnsi"/>
                <w:noProof/>
                <w:shd w:val="clear" w:color="auto" w:fill="FFFFFF"/>
              </w:rPr>
              <w:t>3.3 C#</w:t>
            </w:r>
            <w:r w:rsidR="0001511A">
              <w:rPr>
                <w:noProof/>
                <w:webHidden/>
              </w:rPr>
              <w:tab/>
            </w:r>
            <w:r w:rsidR="0001511A">
              <w:rPr>
                <w:noProof/>
                <w:webHidden/>
              </w:rPr>
              <w:fldChar w:fldCharType="begin"/>
            </w:r>
            <w:r w:rsidR="0001511A">
              <w:rPr>
                <w:noProof/>
                <w:webHidden/>
              </w:rPr>
              <w:instrText xml:space="preserve"> PAGEREF _Toc127993273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3105A6AA" w14:textId="685DE138" w:rsidR="0001511A" w:rsidRDefault="00000000">
          <w:pPr>
            <w:pStyle w:val="Obsah3"/>
            <w:tabs>
              <w:tab w:val="right" w:leader="dot" w:pos="9062"/>
            </w:tabs>
            <w:rPr>
              <w:rFonts w:eastAsiaTheme="minorEastAsia"/>
              <w:noProof/>
              <w:lang w:eastAsia="cs-CZ"/>
            </w:rPr>
          </w:pPr>
          <w:hyperlink w:anchor="_Toc127993274" w:history="1">
            <w:r w:rsidR="0001511A" w:rsidRPr="009B6CAE">
              <w:rPr>
                <w:rStyle w:val="Hypertextovodkaz"/>
                <w:noProof/>
              </w:rPr>
              <w:t>3.3.1 Microsoft .NET</w:t>
            </w:r>
            <w:r w:rsidR="0001511A">
              <w:rPr>
                <w:noProof/>
                <w:webHidden/>
              </w:rPr>
              <w:tab/>
            </w:r>
            <w:r w:rsidR="0001511A">
              <w:rPr>
                <w:noProof/>
                <w:webHidden/>
              </w:rPr>
              <w:fldChar w:fldCharType="begin"/>
            </w:r>
            <w:r w:rsidR="0001511A">
              <w:rPr>
                <w:noProof/>
                <w:webHidden/>
              </w:rPr>
              <w:instrText xml:space="preserve"> PAGEREF _Toc127993274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40D7A26C" w14:textId="1E1B1ACF" w:rsidR="0001511A" w:rsidRDefault="00000000">
          <w:pPr>
            <w:pStyle w:val="Obsah3"/>
            <w:tabs>
              <w:tab w:val="right" w:leader="dot" w:pos="9062"/>
            </w:tabs>
            <w:rPr>
              <w:rFonts w:eastAsiaTheme="minorEastAsia"/>
              <w:noProof/>
              <w:lang w:eastAsia="cs-CZ"/>
            </w:rPr>
          </w:pPr>
          <w:hyperlink w:anchor="_Toc127993275" w:history="1">
            <w:r w:rsidR="0001511A" w:rsidRPr="009B6CAE">
              <w:rPr>
                <w:rStyle w:val="Hypertextovodkaz"/>
                <w:noProof/>
              </w:rPr>
              <w:t>3.3.2 přístup k paměti a ovládání hardware</w:t>
            </w:r>
            <w:r w:rsidR="0001511A">
              <w:rPr>
                <w:noProof/>
                <w:webHidden/>
              </w:rPr>
              <w:tab/>
            </w:r>
            <w:r w:rsidR="0001511A">
              <w:rPr>
                <w:noProof/>
                <w:webHidden/>
              </w:rPr>
              <w:fldChar w:fldCharType="begin"/>
            </w:r>
            <w:r w:rsidR="0001511A">
              <w:rPr>
                <w:noProof/>
                <w:webHidden/>
              </w:rPr>
              <w:instrText xml:space="preserve"> PAGEREF _Toc127993275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2B7EDAD5" w14:textId="102600B3" w:rsidR="0001511A" w:rsidRDefault="00000000">
          <w:pPr>
            <w:pStyle w:val="Obsah3"/>
            <w:tabs>
              <w:tab w:val="right" w:leader="dot" w:pos="9062"/>
            </w:tabs>
            <w:rPr>
              <w:rFonts w:eastAsiaTheme="minorEastAsia"/>
              <w:noProof/>
              <w:lang w:eastAsia="cs-CZ"/>
            </w:rPr>
          </w:pPr>
          <w:hyperlink w:anchor="_Toc127993276" w:history="1">
            <w:r w:rsidR="0001511A" w:rsidRPr="009B6CAE">
              <w:rPr>
                <w:rStyle w:val="Hypertextovodkaz"/>
                <w:noProof/>
              </w:rPr>
              <w:t>3.3.3 porovnání s Javou</w:t>
            </w:r>
            <w:r w:rsidR="0001511A">
              <w:rPr>
                <w:noProof/>
                <w:webHidden/>
              </w:rPr>
              <w:tab/>
            </w:r>
            <w:r w:rsidR="0001511A">
              <w:rPr>
                <w:noProof/>
                <w:webHidden/>
              </w:rPr>
              <w:fldChar w:fldCharType="begin"/>
            </w:r>
            <w:r w:rsidR="0001511A">
              <w:rPr>
                <w:noProof/>
                <w:webHidden/>
              </w:rPr>
              <w:instrText xml:space="preserve"> PAGEREF _Toc127993276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3C9DEFCD" w14:textId="32599D08" w:rsidR="0001511A" w:rsidRDefault="00000000">
          <w:pPr>
            <w:pStyle w:val="Obsah3"/>
            <w:tabs>
              <w:tab w:val="right" w:leader="dot" w:pos="9062"/>
            </w:tabs>
            <w:rPr>
              <w:rFonts w:eastAsiaTheme="minorEastAsia"/>
              <w:noProof/>
              <w:lang w:eastAsia="cs-CZ"/>
            </w:rPr>
          </w:pPr>
          <w:hyperlink w:anchor="_Toc127993277" w:history="1">
            <w:r w:rsidR="0001511A" w:rsidRPr="009B6CAE">
              <w:rPr>
                <w:rStyle w:val="Hypertextovodkaz"/>
                <w:noProof/>
                <w:shd w:val="clear" w:color="auto" w:fill="FFFFFF"/>
              </w:rPr>
              <w:t>3.3.4 podobnosti s C++</w:t>
            </w:r>
            <w:r w:rsidR="0001511A">
              <w:rPr>
                <w:noProof/>
                <w:webHidden/>
              </w:rPr>
              <w:tab/>
            </w:r>
            <w:r w:rsidR="0001511A">
              <w:rPr>
                <w:noProof/>
                <w:webHidden/>
              </w:rPr>
              <w:fldChar w:fldCharType="begin"/>
            </w:r>
            <w:r w:rsidR="0001511A">
              <w:rPr>
                <w:noProof/>
                <w:webHidden/>
              </w:rPr>
              <w:instrText xml:space="preserve"> PAGEREF _Toc127993277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12055DD2" w14:textId="4B5B652B" w:rsidR="0001511A" w:rsidRDefault="00000000">
          <w:pPr>
            <w:pStyle w:val="Obsah3"/>
            <w:tabs>
              <w:tab w:val="right" w:leader="dot" w:pos="9062"/>
            </w:tabs>
            <w:rPr>
              <w:rFonts w:eastAsiaTheme="minorEastAsia"/>
              <w:noProof/>
              <w:lang w:eastAsia="cs-CZ"/>
            </w:rPr>
          </w:pPr>
          <w:hyperlink w:anchor="_Toc127993278" w:history="1">
            <w:r w:rsidR="0001511A" w:rsidRPr="009B6CAE">
              <w:rPr>
                <w:rStyle w:val="Hypertextovodkaz"/>
                <w:noProof/>
                <w:shd w:val="clear" w:color="auto" w:fill="FFFFFF"/>
              </w:rPr>
              <w:t>3.3.5 modifikátory parametrů metod</w:t>
            </w:r>
            <w:r w:rsidR="0001511A">
              <w:rPr>
                <w:noProof/>
                <w:webHidden/>
              </w:rPr>
              <w:tab/>
            </w:r>
            <w:r w:rsidR="0001511A">
              <w:rPr>
                <w:noProof/>
                <w:webHidden/>
              </w:rPr>
              <w:fldChar w:fldCharType="begin"/>
            </w:r>
            <w:r w:rsidR="0001511A">
              <w:rPr>
                <w:noProof/>
                <w:webHidden/>
              </w:rPr>
              <w:instrText xml:space="preserve"> PAGEREF _Toc127993278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72ED0CAA" w14:textId="55A9921C" w:rsidR="0001511A" w:rsidRDefault="00000000">
          <w:pPr>
            <w:pStyle w:val="Obsah3"/>
            <w:tabs>
              <w:tab w:val="right" w:leader="dot" w:pos="9062"/>
            </w:tabs>
            <w:rPr>
              <w:rFonts w:eastAsiaTheme="minorEastAsia"/>
              <w:noProof/>
              <w:lang w:eastAsia="cs-CZ"/>
            </w:rPr>
          </w:pPr>
          <w:hyperlink w:anchor="_Toc127993279" w:history="1">
            <w:r w:rsidR="0001511A" w:rsidRPr="009B6CAE">
              <w:rPr>
                <w:rStyle w:val="Hypertextovodkaz"/>
                <w:noProof/>
                <w:shd w:val="clear" w:color="auto" w:fill="FFFFFF"/>
              </w:rPr>
              <w:t>3.3.6 nové funkce</w:t>
            </w:r>
            <w:r w:rsidR="0001511A">
              <w:rPr>
                <w:noProof/>
                <w:webHidden/>
              </w:rPr>
              <w:tab/>
            </w:r>
            <w:r w:rsidR="0001511A">
              <w:rPr>
                <w:noProof/>
                <w:webHidden/>
              </w:rPr>
              <w:fldChar w:fldCharType="begin"/>
            </w:r>
            <w:r w:rsidR="0001511A">
              <w:rPr>
                <w:noProof/>
                <w:webHidden/>
              </w:rPr>
              <w:instrText xml:space="preserve"> PAGEREF _Toc127993279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0B0BCBA0" w14:textId="5CEBE827" w:rsidR="0001511A" w:rsidRDefault="00000000">
          <w:pPr>
            <w:pStyle w:val="Obsah2"/>
            <w:tabs>
              <w:tab w:val="right" w:leader="dot" w:pos="9062"/>
            </w:tabs>
            <w:rPr>
              <w:rFonts w:eastAsiaTheme="minorEastAsia"/>
              <w:noProof/>
              <w:lang w:eastAsia="cs-CZ"/>
            </w:rPr>
          </w:pPr>
          <w:hyperlink w:anchor="_Toc127993280" w:history="1">
            <w:r w:rsidR="0001511A" w:rsidRPr="009B6CAE">
              <w:rPr>
                <w:rStyle w:val="Hypertextovodkaz"/>
                <w:rFonts w:cstheme="minorHAnsi"/>
                <w:noProof/>
              </w:rPr>
              <w:t>3.4 výběr</w:t>
            </w:r>
            <w:r w:rsidR="0001511A">
              <w:rPr>
                <w:noProof/>
                <w:webHidden/>
              </w:rPr>
              <w:tab/>
            </w:r>
            <w:r w:rsidR="0001511A">
              <w:rPr>
                <w:noProof/>
                <w:webHidden/>
              </w:rPr>
              <w:fldChar w:fldCharType="begin"/>
            </w:r>
            <w:r w:rsidR="0001511A">
              <w:rPr>
                <w:noProof/>
                <w:webHidden/>
              </w:rPr>
              <w:instrText xml:space="preserve"> PAGEREF _Toc127993280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5E8F61F6" w14:textId="3BC68101" w:rsidR="0001511A" w:rsidRDefault="00000000">
          <w:pPr>
            <w:pStyle w:val="Obsah1"/>
            <w:tabs>
              <w:tab w:val="right" w:leader="dot" w:pos="9062"/>
            </w:tabs>
            <w:rPr>
              <w:rFonts w:eastAsiaTheme="minorEastAsia"/>
              <w:noProof/>
              <w:lang w:eastAsia="cs-CZ"/>
            </w:rPr>
          </w:pPr>
          <w:hyperlink w:anchor="_Toc127993281" w:history="1">
            <w:r w:rsidR="0001511A" w:rsidRPr="009B6CAE">
              <w:rPr>
                <w:rStyle w:val="Hypertextovodkaz"/>
                <w:rFonts w:cstheme="minorHAnsi"/>
                <w:noProof/>
              </w:rPr>
              <w:t>4. Výběr herních žánrů vhodných pro implementaci</w:t>
            </w:r>
            <w:r w:rsidR="0001511A">
              <w:rPr>
                <w:noProof/>
                <w:webHidden/>
              </w:rPr>
              <w:tab/>
            </w:r>
            <w:r w:rsidR="0001511A">
              <w:rPr>
                <w:noProof/>
                <w:webHidden/>
              </w:rPr>
              <w:fldChar w:fldCharType="begin"/>
            </w:r>
            <w:r w:rsidR="0001511A">
              <w:rPr>
                <w:noProof/>
                <w:webHidden/>
              </w:rPr>
              <w:instrText xml:space="preserve"> PAGEREF _Toc127993281 \h </w:instrText>
            </w:r>
            <w:r w:rsidR="0001511A">
              <w:rPr>
                <w:noProof/>
                <w:webHidden/>
              </w:rPr>
            </w:r>
            <w:r w:rsidR="0001511A">
              <w:rPr>
                <w:noProof/>
                <w:webHidden/>
              </w:rPr>
              <w:fldChar w:fldCharType="separate"/>
            </w:r>
            <w:r w:rsidR="0001511A">
              <w:rPr>
                <w:noProof/>
                <w:webHidden/>
              </w:rPr>
              <w:t>7</w:t>
            </w:r>
            <w:r w:rsidR="0001511A">
              <w:rPr>
                <w:noProof/>
                <w:webHidden/>
              </w:rPr>
              <w:fldChar w:fldCharType="end"/>
            </w:r>
          </w:hyperlink>
        </w:p>
        <w:p w14:paraId="3DADF3FB" w14:textId="65989C5C" w:rsidR="0001511A" w:rsidRDefault="00000000">
          <w:pPr>
            <w:pStyle w:val="Obsah2"/>
            <w:tabs>
              <w:tab w:val="right" w:leader="dot" w:pos="9062"/>
            </w:tabs>
            <w:rPr>
              <w:rFonts w:eastAsiaTheme="minorEastAsia"/>
              <w:noProof/>
              <w:lang w:eastAsia="cs-CZ"/>
            </w:rPr>
          </w:pPr>
          <w:hyperlink w:anchor="_Toc127993282" w:history="1">
            <w:r w:rsidR="0001511A" w:rsidRPr="009B6CAE">
              <w:rPr>
                <w:rStyle w:val="Hypertextovodkaz"/>
                <w:rFonts w:cstheme="minorHAnsi"/>
                <w:noProof/>
              </w:rPr>
              <w:t>4.1 RPG</w:t>
            </w:r>
            <w:r w:rsidR="0001511A">
              <w:rPr>
                <w:noProof/>
                <w:webHidden/>
              </w:rPr>
              <w:tab/>
            </w:r>
            <w:r w:rsidR="0001511A">
              <w:rPr>
                <w:noProof/>
                <w:webHidden/>
              </w:rPr>
              <w:fldChar w:fldCharType="begin"/>
            </w:r>
            <w:r w:rsidR="0001511A">
              <w:rPr>
                <w:noProof/>
                <w:webHidden/>
              </w:rPr>
              <w:instrText xml:space="preserve"> PAGEREF _Toc127993282 \h </w:instrText>
            </w:r>
            <w:r w:rsidR="0001511A">
              <w:rPr>
                <w:noProof/>
                <w:webHidden/>
              </w:rPr>
            </w:r>
            <w:r w:rsidR="0001511A">
              <w:rPr>
                <w:noProof/>
                <w:webHidden/>
              </w:rPr>
              <w:fldChar w:fldCharType="separate"/>
            </w:r>
            <w:r w:rsidR="0001511A">
              <w:rPr>
                <w:noProof/>
                <w:webHidden/>
              </w:rPr>
              <w:t>8</w:t>
            </w:r>
            <w:r w:rsidR="0001511A">
              <w:rPr>
                <w:noProof/>
                <w:webHidden/>
              </w:rPr>
              <w:fldChar w:fldCharType="end"/>
            </w:r>
          </w:hyperlink>
        </w:p>
        <w:p w14:paraId="5575C750" w14:textId="574116B8" w:rsidR="0001511A" w:rsidRDefault="00000000">
          <w:pPr>
            <w:pStyle w:val="Obsah2"/>
            <w:tabs>
              <w:tab w:val="right" w:leader="dot" w:pos="9062"/>
            </w:tabs>
            <w:rPr>
              <w:rFonts w:eastAsiaTheme="minorEastAsia"/>
              <w:noProof/>
              <w:lang w:eastAsia="cs-CZ"/>
            </w:rPr>
          </w:pPr>
          <w:hyperlink w:anchor="_Toc127993283" w:history="1">
            <w:r w:rsidR="0001511A" w:rsidRPr="009B6CAE">
              <w:rPr>
                <w:rStyle w:val="Hypertextovodkaz"/>
                <w:rFonts w:cstheme="minorHAnsi"/>
                <w:noProof/>
              </w:rPr>
              <w:t>4.2 akční</w:t>
            </w:r>
            <w:r w:rsidR="0001511A">
              <w:rPr>
                <w:noProof/>
                <w:webHidden/>
              </w:rPr>
              <w:tab/>
            </w:r>
            <w:r w:rsidR="0001511A">
              <w:rPr>
                <w:noProof/>
                <w:webHidden/>
              </w:rPr>
              <w:fldChar w:fldCharType="begin"/>
            </w:r>
            <w:r w:rsidR="0001511A">
              <w:rPr>
                <w:noProof/>
                <w:webHidden/>
              </w:rPr>
              <w:instrText xml:space="preserve"> PAGEREF _Toc127993283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226C2DD1" w14:textId="2408D28E" w:rsidR="0001511A" w:rsidRDefault="00000000">
          <w:pPr>
            <w:pStyle w:val="Obsah2"/>
            <w:tabs>
              <w:tab w:val="right" w:leader="dot" w:pos="9062"/>
            </w:tabs>
            <w:rPr>
              <w:rFonts w:eastAsiaTheme="minorEastAsia"/>
              <w:noProof/>
              <w:lang w:eastAsia="cs-CZ"/>
            </w:rPr>
          </w:pPr>
          <w:hyperlink w:anchor="_Toc127993284" w:history="1">
            <w:r w:rsidR="0001511A" w:rsidRPr="009B6CAE">
              <w:rPr>
                <w:rStyle w:val="Hypertextovodkaz"/>
                <w:rFonts w:cstheme="minorHAnsi"/>
                <w:noProof/>
              </w:rPr>
              <w:t>4.3 strategie</w:t>
            </w:r>
            <w:r w:rsidR="0001511A">
              <w:rPr>
                <w:noProof/>
                <w:webHidden/>
              </w:rPr>
              <w:tab/>
            </w:r>
            <w:r w:rsidR="0001511A">
              <w:rPr>
                <w:noProof/>
                <w:webHidden/>
              </w:rPr>
              <w:fldChar w:fldCharType="begin"/>
            </w:r>
            <w:r w:rsidR="0001511A">
              <w:rPr>
                <w:noProof/>
                <w:webHidden/>
              </w:rPr>
              <w:instrText xml:space="preserve"> PAGEREF _Toc127993284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2B267807" w14:textId="0CD75E92" w:rsidR="0001511A" w:rsidRDefault="00000000">
          <w:pPr>
            <w:pStyle w:val="Obsah2"/>
            <w:tabs>
              <w:tab w:val="right" w:leader="dot" w:pos="9062"/>
            </w:tabs>
            <w:rPr>
              <w:rFonts w:eastAsiaTheme="minorEastAsia"/>
              <w:noProof/>
              <w:lang w:eastAsia="cs-CZ"/>
            </w:rPr>
          </w:pPr>
          <w:hyperlink w:anchor="_Toc127993285" w:history="1">
            <w:r w:rsidR="0001511A" w:rsidRPr="009B6CAE">
              <w:rPr>
                <w:rStyle w:val="Hypertextovodkaz"/>
                <w:rFonts w:cstheme="minorHAnsi"/>
                <w:noProof/>
                <w:shd w:val="clear" w:color="auto" w:fill="FFFFFF"/>
              </w:rPr>
              <w:t>4.4 závodní</w:t>
            </w:r>
            <w:r w:rsidR="0001511A">
              <w:rPr>
                <w:noProof/>
                <w:webHidden/>
              </w:rPr>
              <w:tab/>
            </w:r>
            <w:r w:rsidR="0001511A">
              <w:rPr>
                <w:noProof/>
                <w:webHidden/>
              </w:rPr>
              <w:fldChar w:fldCharType="begin"/>
            </w:r>
            <w:r w:rsidR="0001511A">
              <w:rPr>
                <w:noProof/>
                <w:webHidden/>
              </w:rPr>
              <w:instrText xml:space="preserve"> PAGEREF _Toc127993285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7DD77ADB" w14:textId="0FF29323" w:rsidR="0001511A" w:rsidRDefault="00000000">
          <w:pPr>
            <w:pStyle w:val="Obsah2"/>
            <w:tabs>
              <w:tab w:val="right" w:leader="dot" w:pos="9062"/>
            </w:tabs>
            <w:rPr>
              <w:rFonts w:eastAsiaTheme="minorEastAsia"/>
              <w:noProof/>
              <w:lang w:eastAsia="cs-CZ"/>
            </w:rPr>
          </w:pPr>
          <w:hyperlink w:anchor="_Toc127993286" w:history="1">
            <w:r w:rsidR="0001511A" w:rsidRPr="009B6CAE">
              <w:rPr>
                <w:rStyle w:val="Hypertextovodkaz"/>
                <w:rFonts w:cstheme="minorHAnsi"/>
                <w:noProof/>
              </w:rPr>
              <w:t>4.5 shrnutí</w:t>
            </w:r>
            <w:r w:rsidR="0001511A">
              <w:rPr>
                <w:noProof/>
                <w:webHidden/>
              </w:rPr>
              <w:tab/>
            </w:r>
            <w:r w:rsidR="0001511A">
              <w:rPr>
                <w:noProof/>
                <w:webHidden/>
              </w:rPr>
              <w:fldChar w:fldCharType="begin"/>
            </w:r>
            <w:r w:rsidR="0001511A">
              <w:rPr>
                <w:noProof/>
                <w:webHidden/>
              </w:rPr>
              <w:instrText xml:space="preserve"> PAGEREF _Toc127993286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4E912D5A" w14:textId="6DD8D76D" w:rsidR="0001511A" w:rsidRDefault="00000000">
          <w:pPr>
            <w:pStyle w:val="Obsah1"/>
            <w:tabs>
              <w:tab w:val="right" w:leader="dot" w:pos="9062"/>
            </w:tabs>
            <w:rPr>
              <w:rFonts w:eastAsiaTheme="minorEastAsia"/>
              <w:noProof/>
              <w:lang w:eastAsia="cs-CZ"/>
            </w:rPr>
          </w:pPr>
          <w:hyperlink w:anchor="_Toc127993287" w:history="1">
            <w:r w:rsidR="0001511A" w:rsidRPr="009B6CAE">
              <w:rPr>
                <w:rStyle w:val="Hypertextovodkaz"/>
                <w:rFonts w:cstheme="minorHAnsi"/>
                <w:noProof/>
              </w:rPr>
              <w:t>5. Grafické výstupy aplikací</w:t>
            </w:r>
            <w:r w:rsidR="0001511A">
              <w:rPr>
                <w:noProof/>
                <w:webHidden/>
              </w:rPr>
              <w:tab/>
            </w:r>
            <w:r w:rsidR="0001511A">
              <w:rPr>
                <w:noProof/>
                <w:webHidden/>
              </w:rPr>
              <w:fldChar w:fldCharType="begin"/>
            </w:r>
            <w:r w:rsidR="0001511A">
              <w:rPr>
                <w:noProof/>
                <w:webHidden/>
              </w:rPr>
              <w:instrText xml:space="preserve"> PAGEREF _Toc127993287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3285B109" w14:textId="01D0E00B" w:rsidR="0001511A" w:rsidRDefault="00000000">
          <w:pPr>
            <w:pStyle w:val="Obsah2"/>
            <w:tabs>
              <w:tab w:val="right" w:leader="dot" w:pos="9062"/>
            </w:tabs>
            <w:rPr>
              <w:rFonts w:eastAsiaTheme="minorEastAsia"/>
              <w:noProof/>
              <w:lang w:eastAsia="cs-CZ"/>
            </w:rPr>
          </w:pPr>
          <w:hyperlink w:anchor="_Toc127993288" w:history="1">
            <w:r w:rsidR="0001511A" w:rsidRPr="009B6CAE">
              <w:rPr>
                <w:rStyle w:val="Hypertextovodkaz"/>
                <w:rFonts w:cstheme="minorHAnsi"/>
                <w:noProof/>
                <w:shd w:val="clear" w:color="auto" w:fill="FFFFFF"/>
              </w:rPr>
              <w:t>5.1 konzolová aplikace</w:t>
            </w:r>
            <w:r w:rsidR="0001511A">
              <w:rPr>
                <w:noProof/>
                <w:webHidden/>
              </w:rPr>
              <w:tab/>
            </w:r>
            <w:r w:rsidR="0001511A">
              <w:rPr>
                <w:noProof/>
                <w:webHidden/>
              </w:rPr>
              <w:fldChar w:fldCharType="begin"/>
            </w:r>
            <w:r w:rsidR="0001511A">
              <w:rPr>
                <w:noProof/>
                <w:webHidden/>
              </w:rPr>
              <w:instrText xml:space="preserve"> PAGEREF _Toc127993288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4DE569DB" w14:textId="029EFA94" w:rsidR="0001511A" w:rsidRDefault="00000000">
          <w:pPr>
            <w:pStyle w:val="Obsah2"/>
            <w:tabs>
              <w:tab w:val="right" w:leader="dot" w:pos="9062"/>
            </w:tabs>
            <w:rPr>
              <w:rFonts w:eastAsiaTheme="minorEastAsia"/>
              <w:noProof/>
              <w:lang w:eastAsia="cs-CZ"/>
            </w:rPr>
          </w:pPr>
          <w:hyperlink w:anchor="_Toc127993289" w:history="1">
            <w:r w:rsidR="0001511A" w:rsidRPr="009B6CAE">
              <w:rPr>
                <w:rStyle w:val="Hypertextovodkaz"/>
                <w:rFonts w:cstheme="minorHAnsi"/>
                <w:noProof/>
              </w:rPr>
              <w:t>5.2 okenní aplikace</w:t>
            </w:r>
            <w:r w:rsidR="0001511A">
              <w:rPr>
                <w:noProof/>
                <w:webHidden/>
              </w:rPr>
              <w:tab/>
            </w:r>
            <w:r w:rsidR="0001511A">
              <w:rPr>
                <w:noProof/>
                <w:webHidden/>
              </w:rPr>
              <w:fldChar w:fldCharType="begin"/>
            </w:r>
            <w:r w:rsidR="0001511A">
              <w:rPr>
                <w:noProof/>
                <w:webHidden/>
              </w:rPr>
              <w:instrText xml:space="preserve"> PAGEREF _Toc127993289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751ACA40" w14:textId="65FF1C30" w:rsidR="0001511A" w:rsidRDefault="00000000">
          <w:pPr>
            <w:pStyle w:val="Obsah3"/>
            <w:tabs>
              <w:tab w:val="right" w:leader="dot" w:pos="9062"/>
            </w:tabs>
            <w:rPr>
              <w:rFonts w:eastAsiaTheme="minorEastAsia"/>
              <w:noProof/>
              <w:lang w:eastAsia="cs-CZ"/>
            </w:rPr>
          </w:pPr>
          <w:hyperlink w:anchor="_Toc127993290" w:history="1">
            <w:r w:rsidR="0001511A" w:rsidRPr="009B6CAE">
              <w:rPr>
                <w:rStyle w:val="Hypertextovodkaz"/>
                <w:rFonts w:cstheme="minorHAnsi"/>
                <w:noProof/>
                <w:shd w:val="clear" w:color="auto" w:fill="FFFFFF"/>
              </w:rPr>
              <w:t>5.2.1 WinForm</w:t>
            </w:r>
            <w:r w:rsidR="0001511A">
              <w:rPr>
                <w:noProof/>
                <w:webHidden/>
              </w:rPr>
              <w:tab/>
            </w:r>
            <w:r w:rsidR="0001511A">
              <w:rPr>
                <w:noProof/>
                <w:webHidden/>
              </w:rPr>
              <w:fldChar w:fldCharType="begin"/>
            </w:r>
            <w:r w:rsidR="0001511A">
              <w:rPr>
                <w:noProof/>
                <w:webHidden/>
              </w:rPr>
              <w:instrText xml:space="preserve"> PAGEREF _Toc127993290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1FCDF555" w14:textId="500B3DF2" w:rsidR="0001511A" w:rsidRDefault="00000000">
          <w:pPr>
            <w:pStyle w:val="Obsah3"/>
            <w:tabs>
              <w:tab w:val="right" w:leader="dot" w:pos="9062"/>
            </w:tabs>
            <w:rPr>
              <w:rFonts w:eastAsiaTheme="minorEastAsia"/>
              <w:noProof/>
              <w:lang w:eastAsia="cs-CZ"/>
            </w:rPr>
          </w:pPr>
          <w:hyperlink w:anchor="_Toc127993291" w:history="1">
            <w:r w:rsidR="0001511A" w:rsidRPr="009B6CAE">
              <w:rPr>
                <w:rStyle w:val="Hypertextovodkaz"/>
                <w:rFonts w:cstheme="minorHAnsi"/>
                <w:noProof/>
                <w:shd w:val="clear" w:color="auto" w:fill="FFFFFF"/>
              </w:rPr>
              <w:t>5.2.2 WPF</w:t>
            </w:r>
            <w:r w:rsidR="0001511A">
              <w:rPr>
                <w:noProof/>
                <w:webHidden/>
              </w:rPr>
              <w:tab/>
            </w:r>
            <w:r w:rsidR="0001511A">
              <w:rPr>
                <w:noProof/>
                <w:webHidden/>
              </w:rPr>
              <w:fldChar w:fldCharType="begin"/>
            </w:r>
            <w:r w:rsidR="0001511A">
              <w:rPr>
                <w:noProof/>
                <w:webHidden/>
              </w:rPr>
              <w:instrText xml:space="preserve"> PAGEREF _Toc127993291 \h </w:instrText>
            </w:r>
            <w:r w:rsidR="0001511A">
              <w:rPr>
                <w:noProof/>
                <w:webHidden/>
              </w:rPr>
            </w:r>
            <w:r w:rsidR="0001511A">
              <w:rPr>
                <w:noProof/>
                <w:webHidden/>
              </w:rPr>
              <w:fldChar w:fldCharType="separate"/>
            </w:r>
            <w:r w:rsidR="0001511A">
              <w:rPr>
                <w:noProof/>
                <w:webHidden/>
              </w:rPr>
              <w:t>11</w:t>
            </w:r>
            <w:r w:rsidR="0001511A">
              <w:rPr>
                <w:noProof/>
                <w:webHidden/>
              </w:rPr>
              <w:fldChar w:fldCharType="end"/>
            </w:r>
          </w:hyperlink>
        </w:p>
        <w:p w14:paraId="3B498FED" w14:textId="55B77EEE" w:rsidR="0001511A" w:rsidRDefault="00000000">
          <w:pPr>
            <w:pStyle w:val="Obsah2"/>
            <w:tabs>
              <w:tab w:val="right" w:leader="dot" w:pos="9062"/>
            </w:tabs>
            <w:rPr>
              <w:rFonts w:eastAsiaTheme="minorEastAsia"/>
              <w:noProof/>
              <w:lang w:eastAsia="cs-CZ"/>
            </w:rPr>
          </w:pPr>
          <w:hyperlink w:anchor="_Toc127993292" w:history="1">
            <w:r w:rsidR="0001511A" w:rsidRPr="009B6CAE">
              <w:rPr>
                <w:rStyle w:val="Hypertextovodkaz"/>
                <w:rFonts w:cstheme="minorHAnsi"/>
                <w:noProof/>
              </w:rPr>
              <w:t>5.3 mobilní aplikace</w:t>
            </w:r>
            <w:r w:rsidR="0001511A">
              <w:rPr>
                <w:noProof/>
                <w:webHidden/>
              </w:rPr>
              <w:tab/>
            </w:r>
            <w:r w:rsidR="0001511A">
              <w:rPr>
                <w:noProof/>
                <w:webHidden/>
              </w:rPr>
              <w:fldChar w:fldCharType="begin"/>
            </w:r>
            <w:r w:rsidR="0001511A">
              <w:rPr>
                <w:noProof/>
                <w:webHidden/>
              </w:rPr>
              <w:instrText xml:space="preserve"> PAGEREF _Toc127993292 \h </w:instrText>
            </w:r>
            <w:r w:rsidR="0001511A">
              <w:rPr>
                <w:noProof/>
                <w:webHidden/>
              </w:rPr>
            </w:r>
            <w:r w:rsidR="0001511A">
              <w:rPr>
                <w:noProof/>
                <w:webHidden/>
              </w:rPr>
              <w:fldChar w:fldCharType="separate"/>
            </w:r>
            <w:r w:rsidR="0001511A">
              <w:rPr>
                <w:noProof/>
                <w:webHidden/>
              </w:rPr>
              <w:t>11</w:t>
            </w:r>
            <w:r w:rsidR="0001511A">
              <w:rPr>
                <w:noProof/>
                <w:webHidden/>
              </w:rPr>
              <w:fldChar w:fldCharType="end"/>
            </w:r>
          </w:hyperlink>
        </w:p>
        <w:p w14:paraId="10234CF8" w14:textId="219430CD" w:rsidR="0001511A" w:rsidRDefault="00000000">
          <w:pPr>
            <w:pStyle w:val="Obsah3"/>
            <w:tabs>
              <w:tab w:val="right" w:leader="dot" w:pos="9062"/>
            </w:tabs>
            <w:rPr>
              <w:rFonts w:eastAsiaTheme="minorEastAsia"/>
              <w:noProof/>
              <w:lang w:eastAsia="cs-CZ"/>
            </w:rPr>
          </w:pPr>
          <w:hyperlink w:anchor="_Toc127993293" w:history="1">
            <w:r w:rsidR="0001511A" w:rsidRPr="009B6CAE">
              <w:rPr>
                <w:rStyle w:val="Hypertextovodkaz"/>
                <w:rFonts w:cstheme="minorHAnsi"/>
                <w:noProof/>
              </w:rPr>
              <w:t>5.3.1 Xamarin</w:t>
            </w:r>
            <w:r w:rsidR="0001511A">
              <w:rPr>
                <w:noProof/>
                <w:webHidden/>
              </w:rPr>
              <w:tab/>
            </w:r>
            <w:r w:rsidR="0001511A">
              <w:rPr>
                <w:noProof/>
                <w:webHidden/>
              </w:rPr>
              <w:fldChar w:fldCharType="begin"/>
            </w:r>
            <w:r w:rsidR="0001511A">
              <w:rPr>
                <w:noProof/>
                <w:webHidden/>
              </w:rPr>
              <w:instrText xml:space="preserve"> PAGEREF _Toc127993293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354C7FB7" w14:textId="6BD65FBE" w:rsidR="0001511A" w:rsidRDefault="00000000">
          <w:pPr>
            <w:pStyle w:val="Obsah3"/>
            <w:tabs>
              <w:tab w:val="right" w:leader="dot" w:pos="9062"/>
            </w:tabs>
            <w:rPr>
              <w:rFonts w:eastAsiaTheme="minorEastAsia"/>
              <w:noProof/>
              <w:lang w:eastAsia="cs-CZ"/>
            </w:rPr>
          </w:pPr>
          <w:hyperlink w:anchor="_Toc127993294" w:history="1">
            <w:r w:rsidR="0001511A" w:rsidRPr="009B6CAE">
              <w:rPr>
                <w:rStyle w:val="Hypertextovodkaz"/>
                <w:rFonts w:cstheme="minorHAnsi"/>
                <w:noProof/>
              </w:rPr>
              <w:t>5.3.2 Android Studio</w:t>
            </w:r>
            <w:r w:rsidR="0001511A">
              <w:rPr>
                <w:noProof/>
                <w:webHidden/>
              </w:rPr>
              <w:tab/>
            </w:r>
            <w:r w:rsidR="0001511A">
              <w:rPr>
                <w:noProof/>
                <w:webHidden/>
              </w:rPr>
              <w:fldChar w:fldCharType="begin"/>
            </w:r>
            <w:r w:rsidR="0001511A">
              <w:rPr>
                <w:noProof/>
                <w:webHidden/>
              </w:rPr>
              <w:instrText xml:space="preserve"> PAGEREF _Toc127993294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52CC5D1B" w14:textId="603DCDAC" w:rsidR="0001511A" w:rsidRDefault="00000000">
          <w:pPr>
            <w:pStyle w:val="Obsah3"/>
            <w:tabs>
              <w:tab w:val="right" w:leader="dot" w:pos="9062"/>
            </w:tabs>
            <w:rPr>
              <w:rFonts w:eastAsiaTheme="minorEastAsia"/>
              <w:noProof/>
              <w:lang w:eastAsia="cs-CZ"/>
            </w:rPr>
          </w:pPr>
          <w:hyperlink w:anchor="_Toc127993295" w:history="1">
            <w:r w:rsidR="0001511A" w:rsidRPr="009B6CAE">
              <w:rPr>
                <w:rStyle w:val="Hypertextovodkaz"/>
                <w:rFonts w:cstheme="minorHAnsi"/>
                <w:noProof/>
              </w:rPr>
              <w:t>5.3.3 .NET MAUI (Multi-platform App UI)</w:t>
            </w:r>
            <w:r w:rsidR="0001511A">
              <w:rPr>
                <w:noProof/>
                <w:webHidden/>
              </w:rPr>
              <w:tab/>
            </w:r>
            <w:r w:rsidR="0001511A">
              <w:rPr>
                <w:noProof/>
                <w:webHidden/>
              </w:rPr>
              <w:fldChar w:fldCharType="begin"/>
            </w:r>
            <w:r w:rsidR="0001511A">
              <w:rPr>
                <w:noProof/>
                <w:webHidden/>
              </w:rPr>
              <w:instrText xml:space="preserve"> PAGEREF _Toc127993295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051CB58C" w14:textId="62BAF71E" w:rsidR="0001511A" w:rsidRDefault="00000000">
          <w:pPr>
            <w:pStyle w:val="Obsah2"/>
            <w:tabs>
              <w:tab w:val="right" w:leader="dot" w:pos="9062"/>
            </w:tabs>
            <w:rPr>
              <w:rFonts w:eastAsiaTheme="minorEastAsia"/>
              <w:noProof/>
              <w:lang w:eastAsia="cs-CZ"/>
            </w:rPr>
          </w:pPr>
          <w:hyperlink w:anchor="_Toc127993296" w:history="1">
            <w:r w:rsidR="0001511A" w:rsidRPr="009B6CAE">
              <w:rPr>
                <w:rStyle w:val="Hypertextovodkaz"/>
                <w:rFonts w:cstheme="minorHAnsi"/>
                <w:noProof/>
                <w:shd w:val="clear" w:color="auto" w:fill="FFFFFF"/>
              </w:rPr>
              <w:t xml:space="preserve">5.4 herní </w:t>
            </w:r>
            <w:r w:rsidR="0001511A" w:rsidRPr="009B6CAE">
              <w:rPr>
                <w:rStyle w:val="Hypertextovodkaz"/>
                <w:rFonts w:cstheme="minorHAnsi"/>
                <w:noProof/>
                <w:shd w:val="clear" w:color="auto" w:fill="FFFFFF"/>
                <w:lang w:val="en-US"/>
              </w:rPr>
              <w:t>engine</w:t>
            </w:r>
            <w:r w:rsidR="0001511A">
              <w:rPr>
                <w:noProof/>
                <w:webHidden/>
              </w:rPr>
              <w:tab/>
            </w:r>
            <w:r w:rsidR="0001511A">
              <w:rPr>
                <w:noProof/>
                <w:webHidden/>
              </w:rPr>
              <w:fldChar w:fldCharType="begin"/>
            </w:r>
            <w:r w:rsidR="0001511A">
              <w:rPr>
                <w:noProof/>
                <w:webHidden/>
              </w:rPr>
              <w:instrText xml:space="preserve"> PAGEREF _Toc127993296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396D5C14" w14:textId="3513658A" w:rsidR="0001511A" w:rsidRDefault="00000000">
          <w:pPr>
            <w:pStyle w:val="Obsah3"/>
            <w:tabs>
              <w:tab w:val="right" w:leader="dot" w:pos="9062"/>
            </w:tabs>
            <w:rPr>
              <w:rFonts w:eastAsiaTheme="minorEastAsia"/>
              <w:noProof/>
              <w:lang w:eastAsia="cs-CZ"/>
            </w:rPr>
          </w:pPr>
          <w:hyperlink w:anchor="_Toc127993297" w:history="1">
            <w:r w:rsidR="0001511A" w:rsidRPr="009B6CAE">
              <w:rPr>
                <w:rStyle w:val="Hypertextovodkaz"/>
                <w:rFonts w:cstheme="minorHAnsi"/>
                <w:noProof/>
                <w:shd w:val="clear" w:color="auto" w:fill="FFFFFF"/>
              </w:rPr>
              <w:t>5.4.1 Unity</w:t>
            </w:r>
            <w:r w:rsidR="0001511A">
              <w:rPr>
                <w:noProof/>
                <w:webHidden/>
              </w:rPr>
              <w:tab/>
            </w:r>
            <w:r w:rsidR="0001511A">
              <w:rPr>
                <w:noProof/>
                <w:webHidden/>
              </w:rPr>
              <w:fldChar w:fldCharType="begin"/>
            </w:r>
            <w:r w:rsidR="0001511A">
              <w:rPr>
                <w:noProof/>
                <w:webHidden/>
              </w:rPr>
              <w:instrText xml:space="preserve"> PAGEREF _Toc127993297 \h </w:instrText>
            </w:r>
            <w:r w:rsidR="0001511A">
              <w:rPr>
                <w:noProof/>
                <w:webHidden/>
              </w:rPr>
            </w:r>
            <w:r w:rsidR="0001511A">
              <w:rPr>
                <w:noProof/>
                <w:webHidden/>
              </w:rPr>
              <w:fldChar w:fldCharType="separate"/>
            </w:r>
            <w:r w:rsidR="0001511A">
              <w:rPr>
                <w:noProof/>
                <w:webHidden/>
              </w:rPr>
              <w:t>13</w:t>
            </w:r>
            <w:r w:rsidR="0001511A">
              <w:rPr>
                <w:noProof/>
                <w:webHidden/>
              </w:rPr>
              <w:fldChar w:fldCharType="end"/>
            </w:r>
          </w:hyperlink>
        </w:p>
        <w:p w14:paraId="33724927" w14:textId="028B49A8" w:rsidR="0001511A" w:rsidRDefault="00000000">
          <w:pPr>
            <w:pStyle w:val="Obsah3"/>
            <w:tabs>
              <w:tab w:val="right" w:leader="dot" w:pos="9062"/>
            </w:tabs>
            <w:rPr>
              <w:rFonts w:eastAsiaTheme="minorEastAsia"/>
              <w:noProof/>
              <w:lang w:eastAsia="cs-CZ"/>
            </w:rPr>
          </w:pPr>
          <w:hyperlink w:anchor="_Toc127993298" w:history="1">
            <w:r w:rsidR="0001511A" w:rsidRPr="009B6CAE">
              <w:rPr>
                <w:rStyle w:val="Hypertextovodkaz"/>
                <w:rFonts w:cstheme="minorHAnsi"/>
                <w:noProof/>
                <w:shd w:val="clear" w:color="auto" w:fill="FFFFFF"/>
              </w:rPr>
              <w:t xml:space="preserve">5.4.2 </w:t>
            </w:r>
            <w:r w:rsidR="0001511A" w:rsidRPr="009B6CAE">
              <w:rPr>
                <w:rStyle w:val="Hypertextovodkaz"/>
                <w:rFonts w:cstheme="minorHAnsi"/>
                <w:noProof/>
                <w:shd w:val="clear" w:color="auto" w:fill="FFFFFF"/>
                <w:lang w:val="en-US"/>
              </w:rPr>
              <w:t>Unreal Engine</w:t>
            </w:r>
            <w:r w:rsidR="0001511A">
              <w:rPr>
                <w:noProof/>
                <w:webHidden/>
              </w:rPr>
              <w:tab/>
            </w:r>
            <w:r w:rsidR="0001511A">
              <w:rPr>
                <w:noProof/>
                <w:webHidden/>
              </w:rPr>
              <w:fldChar w:fldCharType="begin"/>
            </w:r>
            <w:r w:rsidR="0001511A">
              <w:rPr>
                <w:noProof/>
                <w:webHidden/>
              </w:rPr>
              <w:instrText xml:space="preserve"> PAGEREF _Toc127993298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426D277F" w14:textId="60C6A14C" w:rsidR="0001511A" w:rsidRDefault="00000000">
          <w:pPr>
            <w:pStyle w:val="Obsah3"/>
            <w:tabs>
              <w:tab w:val="right" w:leader="dot" w:pos="9062"/>
            </w:tabs>
            <w:rPr>
              <w:rFonts w:eastAsiaTheme="minorEastAsia"/>
              <w:noProof/>
              <w:lang w:eastAsia="cs-CZ"/>
            </w:rPr>
          </w:pPr>
          <w:hyperlink w:anchor="_Toc127993299" w:history="1">
            <w:r w:rsidR="0001511A" w:rsidRPr="009B6CAE">
              <w:rPr>
                <w:rStyle w:val="Hypertextovodkaz"/>
                <w:rFonts w:cstheme="minorHAnsi"/>
                <w:noProof/>
              </w:rPr>
              <w:t>5.4.3 CRYENGINE</w:t>
            </w:r>
            <w:r w:rsidR="0001511A">
              <w:rPr>
                <w:noProof/>
                <w:webHidden/>
              </w:rPr>
              <w:tab/>
            </w:r>
            <w:r w:rsidR="0001511A">
              <w:rPr>
                <w:noProof/>
                <w:webHidden/>
              </w:rPr>
              <w:fldChar w:fldCharType="begin"/>
            </w:r>
            <w:r w:rsidR="0001511A">
              <w:rPr>
                <w:noProof/>
                <w:webHidden/>
              </w:rPr>
              <w:instrText xml:space="preserve"> PAGEREF _Toc127993299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7091142B" w14:textId="0ED19828" w:rsidR="0001511A" w:rsidRDefault="00000000">
          <w:pPr>
            <w:pStyle w:val="Obsah3"/>
            <w:tabs>
              <w:tab w:val="right" w:leader="dot" w:pos="9062"/>
            </w:tabs>
            <w:rPr>
              <w:rFonts w:eastAsiaTheme="minorEastAsia"/>
              <w:noProof/>
              <w:lang w:eastAsia="cs-CZ"/>
            </w:rPr>
          </w:pPr>
          <w:hyperlink w:anchor="_Toc127993300" w:history="1">
            <w:r w:rsidR="0001511A" w:rsidRPr="009B6CAE">
              <w:rPr>
                <w:rStyle w:val="Hypertextovodkaz"/>
                <w:rFonts w:cstheme="minorHAnsi"/>
                <w:noProof/>
              </w:rPr>
              <w:t>5.4.4 shrnutí</w:t>
            </w:r>
            <w:r w:rsidR="0001511A">
              <w:rPr>
                <w:noProof/>
                <w:webHidden/>
              </w:rPr>
              <w:tab/>
            </w:r>
            <w:r w:rsidR="0001511A">
              <w:rPr>
                <w:noProof/>
                <w:webHidden/>
              </w:rPr>
              <w:fldChar w:fldCharType="begin"/>
            </w:r>
            <w:r w:rsidR="0001511A">
              <w:rPr>
                <w:noProof/>
                <w:webHidden/>
              </w:rPr>
              <w:instrText xml:space="preserve"> PAGEREF _Toc127993300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08BF9815" w14:textId="40456553" w:rsidR="0001511A" w:rsidRDefault="00000000">
          <w:pPr>
            <w:pStyle w:val="Obsah1"/>
            <w:tabs>
              <w:tab w:val="right" w:leader="dot" w:pos="9062"/>
            </w:tabs>
            <w:rPr>
              <w:rFonts w:eastAsiaTheme="minorEastAsia"/>
              <w:noProof/>
              <w:lang w:eastAsia="cs-CZ"/>
            </w:rPr>
          </w:pPr>
          <w:hyperlink w:anchor="_Toc127993301" w:history="1">
            <w:r w:rsidR="0001511A" w:rsidRPr="009B6CAE">
              <w:rPr>
                <w:rStyle w:val="Hypertextovodkaz"/>
                <w:rFonts w:cstheme="minorHAnsi"/>
                <w:noProof/>
              </w:rPr>
              <w:t>6. Návrh aplikačního modelu</w:t>
            </w:r>
            <w:r w:rsidR="0001511A">
              <w:rPr>
                <w:noProof/>
                <w:webHidden/>
              </w:rPr>
              <w:tab/>
            </w:r>
            <w:r w:rsidR="0001511A">
              <w:rPr>
                <w:noProof/>
                <w:webHidden/>
              </w:rPr>
              <w:fldChar w:fldCharType="begin"/>
            </w:r>
            <w:r w:rsidR="0001511A">
              <w:rPr>
                <w:noProof/>
                <w:webHidden/>
              </w:rPr>
              <w:instrText xml:space="preserve"> PAGEREF _Toc127993301 \h </w:instrText>
            </w:r>
            <w:r w:rsidR="0001511A">
              <w:rPr>
                <w:noProof/>
                <w:webHidden/>
              </w:rPr>
            </w:r>
            <w:r w:rsidR="0001511A">
              <w:rPr>
                <w:noProof/>
                <w:webHidden/>
              </w:rPr>
              <w:fldChar w:fldCharType="separate"/>
            </w:r>
            <w:r w:rsidR="0001511A">
              <w:rPr>
                <w:noProof/>
                <w:webHidden/>
              </w:rPr>
              <w:t>15</w:t>
            </w:r>
            <w:r w:rsidR="0001511A">
              <w:rPr>
                <w:noProof/>
                <w:webHidden/>
              </w:rPr>
              <w:fldChar w:fldCharType="end"/>
            </w:r>
          </w:hyperlink>
        </w:p>
        <w:p w14:paraId="393A04D1" w14:textId="4FCF54CC" w:rsidR="0001511A" w:rsidRDefault="00000000">
          <w:pPr>
            <w:pStyle w:val="Obsah1"/>
            <w:tabs>
              <w:tab w:val="right" w:leader="dot" w:pos="9062"/>
            </w:tabs>
            <w:rPr>
              <w:rFonts w:eastAsiaTheme="minorEastAsia"/>
              <w:noProof/>
              <w:lang w:eastAsia="cs-CZ"/>
            </w:rPr>
          </w:pPr>
          <w:hyperlink w:anchor="_Toc127993302" w:history="1">
            <w:r w:rsidR="0001511A" w:rsidRPr="009B6CAE">
              <w:rPr>
                <w:rStyle w:val="Hypertextovodkaz"/>
                <w:noProof/>
                <w:shd w:val="clear" w:color="auto" w:fill="FFFFFF"/>
              </w:rPr>
              <w:t>7. Návrh vzorového řešení</w:t>
            </w:r>
            <w:r w:rsidR="0001511A">
              <w:rPr>
                <w:noProof/>
                <w:webHidden/>
              </w:rPr>
              <w:tab/>
            </w:r>
            <w:r w:rsidR="0001511A">
              <w:rPr>
                <w:noProof/>
                <w:webHidden/>
              </w:rPr>
              <w:fldChar w:fldCharType="begin"/>
            </w:r>
            <w:r w:rsidR="0001511A">
              <w:rPr>
                <w:noProof/>
                <w:webHidden/>
              </w:rPr>
              <w:instrText xml:space="preserve"> PAGEREF _Toc127993302 \h </w:instrText>
            </w:r>
            <w:r w:rsidR="0001511A">
              <w:rPr>
                <w:noProof/>
                <w:webHidden/>
              </w:rPr>
            </w:r>
            <w:r w:rsidR="0001511A">
              <w:rPr>
                <w:noProof/>
                <w:webHidden/>
              </w:rPr>
              <w:fldChar w:fldCharType="separate"/>
            </w:r>
            <w:r w:rsidR="0001511A">
              <w:rPr>
                <w:noProof/>
                <w:webHidden/>
              </w:rPr>
              <w:t>15</w:t>
            </w:r>
            <w:r w:rsidR="0001511A">
              <w:rPr>
                <w:noProof/>
                <w:webHidden/>
              </w:rPr>
              <w:fldChar w:fldCharType="end"/>
            </w:r>
          </w:hyperlink>
        </w:p>
        <w:p w14:paraId="01D79FB2" w14:textId="7674DE44" w:rsidR="0001511A" w:rsidRDefault="00000000">
          <w:pPr>
            <w:pStyle w:val="Obsah2"/>
            <w:tabs>
              <w:tab w:val="right" w:leader="dot" w:pos="9062"/>
            </w:tabs>
            <w:rPr>
              <w:rFonts w:eastAsiaTheme="minorEastAsia"/>
              <w:noProof/>
              <w:lang w:eastAsia="cs-CZ"/>
            </w:rPr>
          </w:pPr>
          <w:hyperlink w:anchor="_Toc127993303" w:history="1">
            <w:r w:rsidR="0001511A" w:rsidRPr="009B6CAE">
              <w:rPr>
                <w:rStyle w:val="Hypertextovodkaz"/>
                <w:noProof/>
                <w:shd w:val="clear" w:color="auto" w:fill="FFFFFF"/>
              </w:rPr>
              <w:t>7.1 knihovna</w:t>
            </w:r>
            <w:r w:rsidR="0001511A">
              <w:rPr>
                <w:noProof/>
                <w:webHidden/>
              </w:rPr>
              <w:tab/>
            </w:r>
            <w:r w:rsidR="0001511A">
              <w:rPr>
                <w:noProof/>
                <w:webHidden/>
              </w:rPr>
              <w:fldChar w:fldCharType="begin"/>
            </w:r>
            <w:r w:rsidR="0001511A">
              <w:rPr>
                <w:noProof/>
                <w:webHidden/>
              </w:rPr>
              <w:instrText xml:space="preserve"> PAGEREF _Toc127993303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48161401" w14:textId="63003AC3" w:rsidR="0001511A" w:rsidRDefault="00000000">
          <w:pPr>
            <w:pStyle w:val="Obsah3"/>
            <w:tabs>
              <w:tab w:val="right" w:leader="dot" w:pos="9062"/>
            </w:tabs>
            <w:rPr>
              <w:rFonts w:eastAsiaTheme="minorEastAsia"/>
              <w:noProof/>
              <w:lang w:eastAsia="cs-CZ"/>
            </w:rPr>
          </w:pPr>
          <w:hyperlink w:anchor="_Toc127993304" w:history="1">
            <w:r w:rsidR="0001511A" w:rsidRPr="009B6CAE">
              <w:rPr>
                <w:rStyle w:val="Hypertextovodkaz"/>
                <w:noProof/>
              </w:rPr>
              <w:t>7.1.1 atributy</w:t>
            </w:r>
            <w:r w:rsidR="0001511A">
              <w:rPr>
                <w:noProof/>
                <w:webHidden/>
              </w:rPr>
              <w:tab/>
            </w:r>
            <w:r w:rsidR="0001511A">
              <w:rPr>
                <w:noProof/>
                <w:webHidden/>
              </w:rPr>
              <w:fldChar w:fldCharType="begin"/>
            </w:r>
            <w:r w:rsidR="0001511A">
              <w:rPr>
                <w:noProof/>
                <w:webHidden/>
              </w:rPr>
              <w:instrText xml:space="preserve"> PAGEREF _Toc127993304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120A47E1" w14:textId="383BCBED" w:rsidR="0001511A" w:rsidRDefault="00000000">
          <w:pPr>
            <w:pStyle w:val="Obsah3"/>
            <w:tabs>
              <w:tab w:val="right" w:leader="dot" w:pos="9062"/>
            </w:tabs>
            <w:rPr>
              <w:rFonts w:eastAsiaTheme="minorEastAsia"/>
              <w:noProof/>
              <w:lang w:eastAsia="cs-CZ"/>
            </w:rPr>
          </w:pPr>
          <w:hyperlink w:anchor="_Toc127993305" w:history="1">
            <w:r w:rsidR="0001511A" w:rsidRPr="009B6CAE">
              <w:rPr>
                <w:rStyle w:val="Hypertextovodkaz"/>
                <w:noProof/>
              </w:rPr>
              <w:t>7.1.2 buffy</w:t>
            </w:r>
            <w:r w:rsidR="0001511A">
              <w:rPr>
                <w:noProof/>
                <w:webHidden/>
              </w:rPr>
              <w:tab/>
            </w:r>
            <w:r w:rsidR="0001511A">
              <w:rPr>
                <w:noProof/>
                <w:webHidden/>
              </w:rPr>
              <w:fldChar w:fldCharType="begin"/>
            </w:r>
            <w:r w:rsidR="0001511A">
              <w:rPr>
                <w:noProof/>
                <w:webHidden/>
              </w:rPr>
              <w:instrText xml:space="preserve"> PAGEREF _Toc127993305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2F74413B" w14:textId="1812EE5F" w:rsidR="0001511A" w:rsidRDefault="00000000">
          <w:pPr>
            <w:pStyle w:val="Obsah3"/>
            <w:tabs>
              <w:tab w:val="right" w:leader="dot" w:pos="9062"/>
            </w:tabs>
            <w:rPr>
              <w:rFonts w:eastAsiaTheme="minorEastAsia"/>
              <w:noProof/>
              <w:lang w:eastAsia="cs-CZ"/>
            </w:rPr>
          </w:pPr>
          <w:hyperlink w:anchor="_Toc127993306" w:history="1">
            <w:r w:rsidR="0001511A" w:rsidRPr="009B6CAE">
              <w:rPr>
                <w:rStyle w:val="Hypertextovodkaz"/>
                <w:noProof/>
              </w:rPr>
              <w:t>7.1.3 Postavy</w:t>
            </w:r>
            <w:r w:rsidR="0001511A">
              <w:rPr>
                <w:noProof/>
                <w:webHidden/>
              </w:rPr>
              <w:tab/>
            </w:r>
            <w:r w:rsidR="0001511A">
              <w:rPr>
                <w:noProof/>
                <w:webHidden/>
              </w:rPr>
              <w:fldChar w:fldCharType="begin"/>
            </w:r>
            <w:r w:rsidR="0001511A">
              <w:rPr>
                <w:noProof/>
                <w:webHidden/>
              </w:rPr>
              <w:instrText xml:space="preserve"> PAGEREF _Toc127993306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19F73AA5" w14:textId="42B539CA" w:rsidR="0001511A" w:rsidRDefault="00000000">
          <w:pPr>
            <w:pStyle w:val="Obsah3"/>
            <w:tabs>
              <w:tab w:val="right" w:leader="dot" w:pos="9062"/>
            </w:tabs>
            <w:rPr>
              <w:rFonts w:eastAsiaTheme="minorEastAsia"/>
              <w:noProof/>
              <w:lang w:eastAsia="cs-CZ"/>
            </w:rPr>
          </w:pPr>
          <w:hyperlink w:anchor="_Toc127993307" w:history="1">
            <w:r w:rsidR="0001511A" w:rsidRPr="009B6CAE">
              <w:rPr>
                <w:rStyle w:val="Hypertextovodkaz"/>
                <w:noProof/>
              </w:rPr>
              <w:t>7.1.4 Předměty</w:t>
            </w:r>
            <w:r w:rsidR="0001511A">
              <w:rPr>
                <w:noProof/>
                <w:webHidden/>
              </w:rPr>
              <w:tab/>
            </w:r>
            <w:r w:rsidR="0001511A">
              <w:rPr>
                <w:noProof/>
                <w:webHidden/>
              </w:rPr>
              <w:fldChar w:fldCharType="begin"/>
            </w:r>
            <w:r w:rsidR="0001511A">
              <w:rPr>
                <w:noProof/>
                <w:webHidden/>
              </w:rPr>
              <w:instrText xml:space="preserve"> PAGEREF _Toc127993307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3C9186FC" w14:textId="25466EE7" w:rsidR="0001511A" w:rsidRDefault="00000000">
          <w:pPr>
            <w:pStyle w:val="Obsah3"/>
            <w:tabs>
              <w:tab w:val="right" w:leader="dot" w:pos="9062"/>
            </w:tabs>
            <w:rPr>
              <w:rFonts w:eastAsiaTheme="minorEastAsia"/>
              <w:noProof/>
              <w:lang w:eastAsia="cs-CZ"/>
            </w:rPr>
          </w:pPr>
          <w:hyperlink w:anchor="_Toc127993308" w:history="1">
            <w:r w:rsidR="0001511A" w:rsidRPr="009B6CAE">
              <w:rPr>
                <w:rStyle w:val="Hypertextovodkaz"/>
                <w:noProof/>
              </w:rPr>
              <w:t>7.1.5 inventáře</w:t>
            </w:r>
            <w:r w:rsidR="0001511A">
              <w:rPr>
                <w:noProof/>
                <w:webHidden/>
              </w:rPr>
              <w:tab/>
            </w:r>
            <w:r w:rsidR="0001511A">
              <w:rPr>
                <w:noProof/>
                <w:webHidden/>
              </w:rPr>
              <w:fldChar w:fldCharType="begin"/>
            </w:r>
            <w:r w:rsidR="0001511A">
              <w:rPr>
                <w:noProof/>
                <w:webHidden/>
              </w:rPr>
              <w:instrText xml:space="preserve"> PAGEREF _Toc127993308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35F4507B" w14:textId="7748448B" w:rsidR="0001511A" w:rsidRDefault="00000000">
          <w:pPr>
            <w:pStyle w:val="Obsah3"/>
            <w:tabs>
              <w:tab w:val="right" w:leader="dot" w:pos="9062"/>
            </w:tabs>
            <w:rPr>
              <w:rFonts w:eastAsiaTheme="minorEastAsia"/>
              <w:noProof/>
              <w:lang w:eastAsia="cs-CZ"/>
            </w:rPr>
          </w:pPr>
          <w:hyperlink w:anchor="_Toc127993309" w:history="1">
            <w:r w:rsidR="0001511A" w:rsidRPr="009B6CAE">
              <w:rPr>
                <w:rStyle w:val="Hypertextovodkaz"/>
                <w:noProof/>
              </w:rPr>
              <w:t>7.1.6 kouzla</w:t>
            </w:r>
            <w:r w:rsidR="0001511A">
              <w:rPr>
                <w:noProof/>
                <w:webHidden/>
              </w:rPr>
              <w:tab/>
            </w:r>
            <w:r w:rsidR="0001511A">
              <w:rPr>
                <w:noProof/>
                <w:webHidden/>
              </w:rPr>
              <w:fldChar w:fldCharType="begin"/>
            </w:r>
            <w:r w:rsidR="0001511A">
              <w:rPr>
                <w:noProof/>
                <w:webHidden/>
              </w:rPr>
              <w:instrText xml:space="preserve"> PAGEREF _Toc127993309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78C05DD7" w14:textId="671AED06" w:rsidR="0001511A" w:rsidRDefault="00000000">
          <w:pPr>
            <w:pStyle w:val="Obsah3"/>
            <w:tabs>
              <w:tab w:val="right" w:leader="dot" w:pos="9062"/>
            </w:tabs>
            <w:rPr>
              <w:rFonts w:eastAsiaTheme="minorEastAsia"/>
              <w:noProof/>
              <w:lang w:eastAsia="cs-CZ"/>
            </w:rPr>
          </w:pPr>
          <w:hyperlink w:anchor="_Toc127993310" w:history="1">
            <w:r w:rsidR="0001511A" w:rsidRPr="009B6CAE">
              <w:rPr>
                <w:rStyle w:val="Hypertextovodkaz"/>
                <w:noProof/>
              </w:rPr>
              <w:t>7.1.7 mapa</w:t>
            </w:r>
            <w:r w:rsidR="0001511A">
              <w:rPr>
                <w:noProof/>
                <w:webHidden/>
              </w:rPr>
              <w:tab/>
            </w:r>
            <w:r w:rsidR="0001511A">
              <w:rPr>
                <w:noProof/>
                <w:webHidden/>
              </w:rPr>
              <w:fldChar w:fldCharType="begin"/>
            </w:r>
            <w:r w:rsidR="0001511A">
              <w:rPr>
                <w:noProof/>
                <w:webHidden/>
              </w:rPr>
              <w:instrText xml:space="preserve"> PAGEREF _Toc127993310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06DCF52C" w14:textId="0A42FD87" w:rsidR="0001511A" w:rsidRDefault="00000000">
          <w:pPr>
            <w:pStyle w:val="Obsah3"/>
            <w:tabs>
              <w:tab w:val="right" w:leader="dot" w:pos="9062"/>
            </w:tabs>
            <w:rPr>
              <w:rFonts w:eastAsiaTheme="minorEastAsia"/>
              <w:noProof/>
              <w:lang w:eastAsia="cs-CZ"/>
            </w:rPr>
          </w:pPr>
          <w:hyperlink w:anchor="_Toc127993311" w:history="1">
            <w:r w:rsidR="0001511A" w:rsidRPr="009B6CAE">
              <w:rPr>
                <w:rStyle w:val="Hypertextovodkaz"/>
                <w:noProof/>
              </w:rPr>
              <w:t>7.6.8 úkoly</w:t>
            </w:r>
            <w:r w:rsidR="0001511A">
              <w:rPr>
                <w:noProof/>
                <w:webHidden/>
              </w:rPr>
              <w:tab/>
            </w:r>
            <w:r w:rsidR="0001511A">
              <w:rPr>
                <w:noProof/>
                <w:webHidden/>
              </w:rPr>
              <w:fldChar w:fldCharType="begin"/>
            </w:r>
            <w:r w:rsidR="0001511A">
              <w:rPr>
                <w:noProof/>
                <w:webHidden/>
              </w:rPr>
              <w:instrText xml:space="preserve"> PAGEREF _Toc127993311 \h </w:instrText>
            </w:r>
            <w:r w:rsidR="0001511A">
              <w:rPr>
                <w:noProof/>
                <w:webHidden/>
              </w:rPr>
            </w:r>
            <w:r w:rsidR="0001511A">
              <w:rPr>
                <w:noProof/>
                <w:webHidden/>
              </w:rPr>
              <w:fldChar w:fldCharType="separate"/>
            </w:r>
            <w:r w:rsidR="0001511A">
              <w:rPr>
                <w:noProof/>
                <w:webHidden/>
              </w:rPr>
              <w:t>18</w:t>
            </w:r>
            <w:r w:rsidR="0001511A">
              <w:rPr>
                <w:noProof/>
                <w:webHidden/>
              </w:rPr>
              <w:fldChar w:fldCharType="end"/>
            </w:r>
          </w:hyperlink>
        </w:p>
        <w:p w14:paraId="65B65A65" w14:textId="0CCED5DB" w:rsidR="0001511A" w:rsidRDefault="00000000">
          <w:pPr>
            <w:pStyle w:val="Obsah3"/>
            <w:tabs>
              <w:tab w:val="right" w:leader="dot" w:pos="9062"/>
            </w:tabs>
            <w:rPr>
              <w:rFonts w:eastAsiaTheme="minorEastAsia"/>
              <w:noProof/>
              <w:lang w:eastAsia="cs-CZ"/>
            </w:rPr>
          </w:pPr>
          <w:hyperlink w:anchor="_Toc127993312" w:history="1">
            <w:r w:rsidR="0001511A" w:rsidRPr="009B6CAE">
              <w:rPr>
                <w:rStyle w:val="Hypertextovodkaz"/>
                <w:noProof/>
              </w:rPr>
              <w:t>7.1.9 GameManager</w:t>
            </w:r>
            <w:r w:rsidR="0001511A">
              <w:rPr>
                <w:noProof/>
                <w:webHidden/>
              </w:rPr>
              <w:tab/>
            </w:r>
            <w:r w:rsidR="0001511A">
              <w:rPr>
                <w:noProof/>
                <w:webHidden/>
              </w:rPr>
              <w:fldChar w:fldCharType="begin"/>
            </w:r>
            <w:r w:rsidR="0001511A">
              <w:rPr>
                <w:noProof/>
                <w:webHidden/>
              </w:rPr>
              <w:instrText xml:space="preserve"> PAGEREF _Toc127993312 \h </w:instrText>
            </w:r>
            <w:r w:rsidR="0001511A">
              <w:rPr>
                <w:noProof/>
                <w:webHidden/>
              </w:rPr>
            </w:r>
            <w:r w:rsidR="0001511A">
              <w:rPr>
                <w:noProof/>
                <w:webHidden/>
              </w:rPr>
              <w:fldChar w:fldCharType="separate"/>
            </w:r>
            <w:r w:rsidR="0001511A">
              <w:rPr>
                <w:noProof/>
                <w:webHidden/>
              </w:rPr>
              <w:t>18</w:t>
            </w:r>
            <w:r w:rsidR="0001511A">
              <w:rPr>
                <w:noProof/>
                <w:webHidden/>
              </w:rPr>
              <w:fldChar w:fldCharType="end"/>
            </w:r>
          </w:hyperlink>
        </w:p>
        <w:p w14:paraId="1FB6C47D" w14:textId="35A54CC7" w:rsidR="0001511A" w:rsidRDefault="00000000">
          <w:pPr>
            <w:pStyle w:val="Obsah3"/>
            <w:tabs>
              <w:tab w:val="right" w:leader="dot" w:pos="9062"/>
            </w:tabs>
            <w:rPr>
              <w:rFonts w:eastAsiaTheme="minorEastAsia"/>
              <w:noProof/>
              <w:lang w:eastAsia="cs-CZ"/>
            </w:rPr>
          </w:pPr>
          <w:hyperlink w:anchor="_Toc127993313" w:history="1">
            <w:r w:rsidR="0001511A" w:rsidRPr="009B6CAE">
              <w:rPr>
                <w:rStyle w:val="Hypertextovodkaz"/>
                <w:noProof/>
              </w:rPr>
              <w:t>7.1.10 nastavení</w:t>
            </w:r>
            <w:r w:rsidR="0001511A">
              <w:rPr>
                <w:noProof/>
                <w:webHidden/>
              </w:rPr>
              <w:tab/>
            </w:r>
            <w:r w:rsidR="0001511A">
              <w:rPr>
                <w:noProof/>
                <w:webHidden/>
              </w:rPr>
              <w:fldChar w:fldCharType="begin"/>
            </w:r>
            <w:r w:rsidR="0001511A">
              <w:rPr>
                <w:noProof/>
                <w:webHidden/>
              </w:rPr>
              <w:instrText xml:space="preserve"> PAGEREF _Toc127993313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419CA330" w14:textId="7166909B" w:rsidR="0001511A" w:rsidRDefault="00000000">
          <w:pPr>
            <w:pStyle w:val="Obsah2"/>
            <w:tabs>
              <w:tab w:val="right" w:leader="dot" w:pos="9062"/>
            </w:tabs>
            <w:rPr>
              <w:rFonts w:eastAsiaTheme="minorEastAsia"/>
              <w:noProof/>
              <w:lang w:eastAsia="cs-CZ"/>
            </w:rPr>
          </w:pPr>
          <w:hyperlink w:anchor="_Toc127993314" w:history="1">
            <w:r w:rsidR="0001511A" w:rsidRPr="009B6CAE">
              <w:rPr>
                <w:rStyle w:val="Hypertextovodkaz"/>
                <w:noProof/>
              </w:rPr>
              <w:t>7.2 TestovaniCastiKnihovny</w:t>
            </w:r>
            <w:r w:rsidR="0001511A">
              <w:rPr>
                <w:noProof/>
                <w:webHidden/>
              </w:rPr>
              <w:tab/>
            </w:r>
            <w:r w:rsidR="0001511A">
              <w:rPr>
                <w:noProof/>
                <w:webHidden/>
              </w:rPr>
              <w:fldChar w:fldCharType="begin"/>
            </w:r>
            <w:r w:rsidR="0001511A">
              <w:rPr>
                <w:noProof/>
                <w:webHidden/>
              </w:rPr>
              <w:instrText xml:space="preserve"> PAGEREF _Toc127993314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312D2F9F" w14:textId="3ECFBAC7" w:rsidR="0001511A" w:rsidRDefault="00000000">
          <w:pPr>
            <w:pStyle w:val="Obsah3"/>
            <w:tabs>
              <w:tab w:val="right" w:leader="dot" w:pos="9062"/>
            </w:tabs>
            <w:rPr>
              <w:rFonts w:eastAsiaTheme="minorEastAsia"/>
              <w:noProof/>
              <w:lang w:eastAsia="cs-CZ"/>
            </w:rPr>
          </w:pPr>
          <w:hyperlink w:anchor="_Toc127993315" w:history="1">
            <w:r w:rsidR="0001511A" w:rsidRPr="009B6CAE">
              <w:rPr>
                <w:rStyle w:val="Hypertextovodkaz"/>
                <w:noProof/>
              </w:rPr>
              <w:t>7.2.1 okno Form1</w:t>
            </w:r>
            <w:r w:rsidR="0001511A">
              <w:rPr>
                <w:noProof/>
                <w:webHidden/>
              </w:rPr>
              <w:tab/>
            </w:r>
            <w:r w:rsidR="0001511A">
              <w:rPr>
                <w:noProof/>
                <w:webHidden/>
              </w:rPr>
              <w:fldChar w:fldCharType="begin"/>
            </w:r>
            <w:r w:rsidR="0001511A">
              <w:rPr>
                <w:noProof/>
                <w:webHidden/>
              </w:rPr>
              <w:instrText xml:space="preserve"> PAGEREF _Toc127993315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2D88AFAB" w14:textId="514D1979" w:rsidR="0001511A" w:rsidRDefault="00000000">
          <w:pPr>
            <w:pStyle w:val="Obsah3"/>
            <w:tabs>
              <w:tab w:val="right" w:leader="dot" w:pos="9062"/>
            </w:tabs>
            <w:rPr>
              <w:rFonts w:eastAsiaTheme="minorEastAsia"/>
              <w:noProof/>
              <w:lang w:eastAsia="cs-CZ"/>
            </w:rPr>
          </w:pPr>
          <w:hyperlink w:anchor="_Toc127993316" w:history="1">
            <w:r w:rsidR="0001511A" w:rsidRPr="009B6CAE">
              <w:rPr>
                <w:rStyle w:val="Hypertextovodkaz"/>
                <w:noProof/>
              </w:rPr>
              <w:t>7.2.2 okno VypisPostava</w:t>
            </w:r>
            <w:r w:rsidR="0001511A">
              <w:rPr>
                <w:noProof/>
                <w:webHidden/>
              </w:rPr>
              <w:tab/>
            </w:r>
            <w:r w:rsidR="0001511A">
              <w:rPr>
                <w:noProof/>
                <w:webHidden/>
              </w:rPr>
              <w:fldChar w:fldCharType="begin"/>
            </w:r>
            <w:r w:rsidR="0001511A">
              <w:rPr>
                <w:noProof/>
                <w:webHidden/>
              </w:rPr>
              <w:instrText xml:space="preserve"> PAGEREF _Toc127993316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6FC802D8" w14:textId="41395589" w:rsidR="0001511A" w:rsidRDefault="00000000">
          <w:pPr>
            <w:pStyle w:val="Obsah3"/>
            <w:tabs>
              <w:tab w:val="right" w:leader="dot" w:pos="9062"/>
            </w:tabs>
            <w:rPr>
              <w:rFonts w:eastAsiaTheme="minorEastAsia"/>
              <w:noProof/>
              <w:lang w:eastAsia="cs-CZ"/>
            </w:rPr>
          </w:pPr>
          <w:hyperlink w:anchor="_Toc127993317" w:history="1">
            <w:r w:rsidR="0001511A" w:rsidRPr="009B6CAE">
              <w:rPr>
                <w:rStyle w:val="Hypertextovodkaz"/>
                <w:noProof/>
              </w:rPr>
              <w:t>7.2.3 okno Combat</w:t>
            </w:r>
            <w:r w:rsidR="0001511A">
              <w:rPr>
                <w:noProof/>
                <w:webHidden/>
              </w:rPr>
              <w:tab/>
            </w:r>
            <w:r w:rsidR="0001511A">
              <w:rPr>
                <w:noProof/>
                <w:webHidden/>
              </w:rPr>
              <w:fldChar w:fldCharType="begin"/>
            </w:r>
            <w:r w:rsidR="0001511A">
              <w:rPr>
                <w:noProof/>
                <w:webHidden/>
              </w:rPr>
              <w:instrText xml:space="preserve"> PAGEREF _Toc127993317 \h </w:instrText>
            </w:r>
            <w:r w:rsidR="0001511A">
              <w:rPr>
                <w:noProof/>
                <w:webHidden/>
              </w:rPr>
            </w:r>
            <w:r w:rsidR="0001511A">
              <w:rPr>
                <w:noProof/>
                <w:webHidden/>
              </w:rPr>
              <w:fldChar w:fldCharType="separate"/>
            </w:r>
            <w:r w:rsidR="0001511A">
              <w:rPr>
                <w:noProof/>
                <w:webHidden/>
              </w:rPr>
              <w:t>20</w:t>
            </w:r>
            <w:r w:rsidR="0001511A">
              <w:rPr>
                <w:noProof/>
                <w:webHidden/>
              </w:rPr>
              <w:fldChar w:fldCharType="end"/>
            </w:r>
          </w:hyperlink>
        </w:p>
        <w:p w14:paraId="6721FC7F" w14:textId="57350EB9" w:rsidR="0001511A" w:rsidRDefault="00000000">
          <w:pPr>
            <w:pStyle w:val="Obsah3"/>
            <w:tabs>
              <w:tab w:val="right" w:leader="dot" w:pos="9062"/>
            </w:tabs>
            <w:rPr>
              <w:rFonts w:eastAsiaTheme="minorEastAsia"/>
              <w:noProof/>
              <w:lang w:eastAsia="cs-CZ"/>
            </w:rPr>
          </w:pPr>
          <w:hyperlink w:anchor="_Toc127993318" w:history="1">
            <w:r w:rsidR="0001511A" w:rsidRPr="009B6CAE">
              <w:rPr>
                <w:rStyle w:val="Hypertextovodkaz"/>
                <w:noProof/>
              </w:rPr>
              <w:t>7.2.4 okno BuffForm</w:t>
            </w:r>
            <w:r w:rsidR="0001511A">
              <w:rPr>
                <w:noProof/>
                <w:webHidden/>
              </w:rPr>
              <w:tab/>
            </w:r>
            <w:r w:rsidR="0001511A">
              <w:rPr>
                <w:noProof/>
                <w:webHidden/>
              </w:rPr>
              <w:fldChar w:fldCharType="begin"/>
            </w:r>
            <w:r w:rsidR="0001511A">
              <w:rPr>
                <w:noProof/>
                <w:webHidden/>
              </w:rPr>
              <w:instrText xml:space="preserve"> PAGEREF _Toc127993318 \h </w:instrText>
            </w:r>
            <w:r w:rsidR="0001511A">
              <w:rPr>
                <w:noProof/>
                <w:webHidden/>
              </w:rPr>
            </w:r>
            <w:r w:rsidR="0001511A">
              <w:rPr>
                <w:noProof/>
                <w:webHidden/>
              </w:rPr>
              <w:fldChar w:fldCharType="separate"/>
            </w:r>
            <w:r w:rsidR="0001511A">
              <w:rPr>
                <w:noProof/>
                <w:webHidden/>
              </w:rPr>
              <w:t>20</w:t>
            </w:r>
            <w:r w:rsidR="0001511A">
              <w:rPr>
                <w:noProof/>
                <w:webHidden/>
              </w:rPr>
              <w:fldChar w:fldCharType="end"/>
            </w:r>
          </w:hyperlink>
        </w:p>
        <w:p w14:paraId="1DE080DC" w14:textId="72F68D21" w:rsidR="0001511A" w:rsidRDefault="00000000">
          <w:pPr>
            <w:pStyle w:val="Obsah3"/>
            <w:tabs>
              <w:tab w:val="right" w:leader="dot" w:pos="9062"/>
            </w:tabs>
            <w:rPr>
              <w:rFonts w:eastAsiaTheme="minorEastAsia"/>
              <w:noProof/>
              <w:lang w:eastAsia="cs-CZ"/>
            </w:rPr>
          </w:pPr>
          <w:hyperlink w:anchor="_Toc127993319" w:history="1">
            <w:r w:rsidR="0001511A" w:rsidRPr="009B6CAE">
              <w:rPr>
                <w:rStyle w:val="Hypertextovodkaz"/>
                <w:noProof/>
              </w:rPr>
              <w:t>7.2.5 okno InventarForm</w:t>
            </w:r>
            <w:r w:rsidR="0001511A">
              <w:rPr>
                <w:noProof/>
                <w:webHidden/>
              </w:rPr>
              <w:tab/>
            </w:r>
            <w:r w:rsidR="0001511A">
              <w:rPr>
                <w:noProof/>
                <w:webHidden/>
              </w:rPr>
              <w:fldChar w:fldCharType="begin"/>
            </w:r>
            <w:r w:rsidR="0001511A">
              <w:rPr>
                <w:noProof/>
                <w:webHidden/>
              </w:rPr>
              <w:instrText xml:space="preserve"> PAGEREF _Toc127993319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48BC40E7" w14:textId="31E9E762" w:rsidR="0001511A" w:rsidRDefault="00000000">
          <w:pPr>
            <w:pStyle w:val="Obsah3"/>
            <w:tabs>
              <w:tab w:val="right" w:leader="dot" w:pos="9062"/>
            </w:tabs>
            <w:rPr>
              <w:rFonts w:eastAsiaTheme="minorEastAsia"/>
              <w:noProof/>
              <w:lang w:eastAsia="cs-CZ"/>
            </w:rPr>
          </w:pPr>
          <w:hyperlink w:anchor="_Toc127993320" w:history="1">
            <w:r w:rsidR="0001511A" w:rsidRPr="009B6CAE">
              <w:rPr>
                <w:rStyle w:val="Hypertextovodkaz"/>
                <w:noProof/>
              </w:rPr>
              <w:t>7.2.6 okno ChunkForm</w:t>
            </w:r>
            <w:r w:rsidR="0001511A">
              <w:rPr>
                <w:noProof/>
                <w:webHidden/>
              </w:rPr>
              <w:tab/>
            </w:r>
            <w:r w:rsidR="0001511A">
              <w:rPr>
                <w:noProof/>
                <w:webHidden/>
              </w:rPr>
              <w:fldChar w:fldCharType="begin"/>
            </w:r>
            <w:r w:rsidR="0001511A">
              <w:rPr>
                <w:noProof/>
                <w:webHidden/>
              </w:rPr>
              <w:instrText xml:space="preserve"> PAGEREF _Toc127993320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912B49B" w14:textId="1324BDF1" w:rsidR="0001511A" w:rsidRDefault="00000000">
          <w:pPr>
            <w:pStyle w:val="Obsah3"/>
            <w:tabs>
              <w:tab w:val="right" w:leader="dot" w:pos="9062"/>
            </w:tabs>
            <w:rPr>
              <w:rFonts w:eastAsiaTheme="minorEastAsia"/>
              <w:noProof/>
              <w:lang w:eastAsia="cs-CZ"/>
            </w:rPr>
          </w:pPr>
          <w:hyperlink w:anchor="_Toc127993321" w:history="1">
            <w:r w:rsidR="0001511A" w:rsidRPr="009B6CAE">
              <w:rPr>
                <w:rStyle w:val="Hypertextovodkaz"/>
                <w:noProof/>
              </w:rPr>
              <w:t>7.2.7 okno MapaForm</w:t>
            </w:r>
            <w:r w:rsidR="0001511A">
              <w:rPr>
                <w:noProof/>
                <w:webHidden/>
              </w:rPr>
              <w:tab/>
            </w:r>
            <w:r w:rsidR="0001511A">
              <w:rPr>
                <w:noProof/>
                <w:webHidden/>
              </w:rPr>
              <w:fldChar w:fldCharType="begin"/>
            </w:r>
            <w:r w:rsidR="0001511A">
              <w:rPr>
                <w:noProof/>
                <w:webHidden/>
              </w:rPr>
              <w:instrText xml:space="preserve"> PAGEREF _Toc127993321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5DA7A494" w14:textId="4E67967B" w:rsidR="0001511A" w:rsidRDefault="00000000">
          <w:pPr>
            <w:pStyle w:val="Obsah3"/>
            <w:tabs>
              <w:tab w:val="right" w:leader="dot" w:pos="9062"/>
            </w:tabs>
            <w:rPr>
              <w:rFonts w:eastAsiaTheme="minorEastAsia"/>
              <w:noProof/>
              <w:lang w:eastAsia="cs-CZ"/>
            </w:rPr>
          </w:pPr>
          <w:hyperlink w:anchor="_Toc127993322" w:history="1">
            <w:r w:rsidR="0001511A" w:rsidRPr="009B6CAE">
              <w:rPr>
                <w:rStyle w:val="Hypertextovodkaz"/>
                <w:noProof/>
              </w:rPr>
              <w:t>7.2.7 okno UkolForm</w:t>
            </w:r>
            <w:r w:rsidR="0001511A">
              <w:rPr>
                <w:noProof/>
                <w:webHidden/>
              </w:rPr>
              <w:tab/>
            </w:r>
            <w:r w:rsidR="0001511A">
              <w:rPr>
                <w:noProof/>
                <w:webHidden/>
              </w:rPr>
              <w:fldChar w:fldCharType="begin"/>
            </w:r>
            <w:r w:rsidR="0001511A">
              <w:rPr>
                <w:noProof/>
                <w:webHidden/>
              </w:rPr>
              <w:instrText xml:space="preserve"> PAGEREF _Toc127993322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0361AECA" w14:textId="772188BD" w:rsidR="0001511A" w:rsidRDefault="00000000">
          <w:pPr>
            <w:pStyle w:val="Obsah3"/>
            <w:tabs>
              <w:tab w:val="right" w:leader="dot" w:pos="9062"/>
            </w:tabs>
            <w:rPr>
              <w:rFonts w:eastAsiaTheme="minorEastAsia"/>
              <w:noProof/>
              <w:lang w:eastAsia="cs-CZ"/>
            </w:rPr>
          </w:pPr>
          <w:hyperlink w:anchor="_Toc127993323" w:history="1">
            <w:r w:rsidR="0001511A" w:rsidRPr="009B6CAE">
              <w:rPr>
                <w:rStyle w:val="Hypertextovodkaz"/>
                <w:noProof/>
              </w:rPr>
              <w:t>7.2.8 okno NastaveniForm</w:t>
            </w:r>
            <w:r w:rsidR="0001511A">
              <w:rPr>
                <w:noProof/>
                <w:webHidden/>
              </w:rPr>
              <w:tab/>
            </w:r>
            <w:r w:rsidR="0001511A">
              <w:rPr>
                <w:noProof/>
                <w:webHidden/>
              </w:rPr>
              <w:fldChar w:fldCharType="begin"/>
            </w:r>
            <w:r w:rsidR="0001511A">
              <w:rPr>
                <w:noProof/>
                <w:webHidden/>
              </w:rPr>
              <w:instrText xml:space="preserve"> PAGEREF _Toc127993323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557B39DF" w14:textId="4A2E583D" w:rsidR="0001511A" w:rsidRDefault="00000000">
          <w:pPr>
            <w:pStyle w:val="Obsah3"/>
            <w:tabs>
              <w:tab w:val="right" w:leader="dot" w:pos="9062"/>
            </w:tabs>
            <w:rPr>
              <w:rFonts w:eastAsiaTheme="minorEastAsia"/>
              <w:noProof/>
              <w:lang w:eastAsia="cs-CZ"/>
            </w:rPr>
          </w:pPr>
          <w:hyperlink w:anchor="_Toc127993324" w:history="1">
            <w:r w:rsidR="0001511A" w:rsidRPr="009B6CAE">
              <w:rPr>
                <w:rStyle w:val="Hypertextovodkaz"/>
                <w:noProof/>
              </w:rPr>
              <w:t>7.2.9 okno GMPostavyForm</w:t>
            </w:r>
            <w:r w:rsidR="0001511A">
              <w:rPr>
                <w:noProof/>
                <w:webHidden/>
              </w:rPr>
              <w:tab/>
            </w:r>
            <w:r w:rsidR="0001511A">
              <w:rPr>
                <w:noProof/>
                <w:webHidden/>
              </w:rPr>
              <w:fldChar w:fldCharType="begin"/>
            </w:r>
            <w:r w:rsidR="0001511A">
              <w:rPr>
                <w:noProof/>
                <w:webHidden/>
              </w:rPr>
              <w:instrText xml:space="preserve"> PAGEREF _Toc127993324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3680C94" w14:textId="4B9D7D66" w:rsidR="0001511A" w:rsidRDefault="00000000">
          <w:pPr>
            <w:pStyle w:val="Obsah3"/>
            <w:tabs>
              <w:tab w:val="right" w:leader="dot" w:pos="9062"/>
            </w:tabs>
            <w:rPr>
              <w:rFonts w:eastAsiaTheme="minorEastAsia"/>
              <w:noProof/>
              <w:lang w:eastAsia="cs-CZ"/>
            </w:rPr>
          </w:pPr>
          <w:hyperlink w:anchor="_Toc127993325" w:history="1">
            <w:r w:rsidR="0001511A" w:rsidRPr="009B6CAE">
              <w:rPr>
                <w:rStyle w:val="Hypertextovodkaz"/>
                <w:noProof/>
              </w:rPr>
              <w:t>7.2.10 okno GMMapaForm</w:t>
            </w:r>
            <w:r w:rsidR="0001511A">
              <w:rPr>
                <w:noProof/>
                <w:webHidden/>
              </w:rPr>
              <w:tab/>
            </w:r>
            <w:r w:rsidR="0001511A">
              <w:rPr>
                <w:noProof/>
                <w:webHidden/>
              </w:rPr>
              <w:fldChar w:fldCharType="begin"/>
            </w:r>
            <w:r w:rsidR="0001511A">
              <w:rPr>
                <w:noProof/>
                <w:webHidden/>
              </w:rPr>
              <w:instrText xml:space="preserve"> PAGEREF _Toc127993325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9B79188" w14:textId="16FCDC5B" w:rsidR="0001511A" w:rsidRDefault="00000000">
          <w:pPr>
            <w:pStyle w:val="Obsah3"/>
            <w:tabs>
              <w:tab w:val="right" w:leader="dot" w:pos="9062"/>
            </w:tabs>
            <w:rPr>
              <w:rFonts w:eastAsiaTheme="minorEastAsia"/>
              <w:noProof/>
              <w:lang w:eastAsia="cs-CZ"/>
            </w:rPr>
          </w:pPr>
          <w:hyperlink w:anchor="_Toc127993326" w:history="1">
            <w:r w:rsidR="0001511A" w:rsidRPr="009B6CAE">
              <w:rPr>
                <w:rStyle w:val="Hypertextovodkaz"/>
                <w:noProof/>
              </w:rPr>
              <w:t>7.2.11 okno GMUkldaniForm</w:t>
            </w:r>
            <w:r w:rsidR="0001511A">
              <w:rPr>
                <w:noProof/>
                <w:webHidden/>
              </w:rPr>
              <w:tab/>
            </w:r>
            <w:r w:rsidR="0001511A">
              <w:rPr>
                <w:noProof/>
                <w:webHidden/>
              </w:rPr>
              <w:fldChar w:fldCharType="begin"/>
            </w:r>
            <w:r w:rsidR="0001511A">
              <w:rPr>
                <w:noProof/>
                <w:webHidden/>
              </w:rPr>
              <w:instrText xml:space="preserve"> PAGEREF _Toc127993326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125713B5" w14:textId="409BE059" w:rsidR="0001511A" w:rsidRDefault="00000000">
          <w:pPr>
            <w:pStyle w:val="Obsah1"/>
            <w:tabs>
              <w:tab w:val="right" w:leader="dot" w:pos="9062"/>
            </w:tabs>
            <w:rPr>
              <w:rFonts w:eastAsiaTheme="minorEastAsia"/>
              <w:noProof/>
              <w:lang w:eastAsia="cs-CZ"/>
            </w:rPr>
          </w:pPr>
          <w:hyperlink w:anchor="_Toc127993327" w:history="1">
            <w:r w:rsidR="0001511A" w:rsidRPr="009B6CAE">
              <w:rPr>
                <w:rStyle w:val="Hypertextovodkaz"/>
                <w:rFonts w:cstheme="minorHAnsi"/>
                <w:noProof/>
              </w:rPr>
              <w:t>8. Zhodnocení realizace aplikace</w:t>
            </w:r>
            <w:r w:rsidR="0001511A">
              <w:rPr>
                <w:noProof/>
                <w:webHidden/>
              </w:rPr>
              <w:tab/>
            </w:r>
            <w:r w:rsidR="0001511A">
              <w:rPr>
                <w:noProof/>
                <w:webHidden/>
              </w:rPr>
              <w:fldChar w:fldCharType="begin"/>
            </w:r>
            <w:r w:rsidR="0001511A">
              <w:rPr>
                <w:noProof/>
                <w:webHidden/>
              </w:rPr>
              <w:instrText xml:space="preserve"> PAGEREF _Toc127993327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319BBFA0" w14:textId="4DDD825A" w:rsidR="0001511A" w:rsidRDefault="00000000">
          <w:pPr>
            <w:pStyle w:val="Obsah1"/>
            <w:tabs>
              <w:tab w:val="right" w:leader="dot" w:pos="9062"/>
            </w:tabs>
            <w:rPr>
              <w:rFonts w:eastAsiaTheme="minorEastAsia"/>
              <w:noProof/>
              <w:lang w:eastAsia="cs-CZ"/>
            </w:rPr>
          </w:pPr>
          <w:hyperlink w:anchor="_Toc127993328" w:history="1">
            <w:r w:rsidR="0001511A" w:rsidRPr="009B6CAE">
              <w:rPr>
                <w:rStyle w:val="Hypertextovodkaz"/>
                <w:rFonts w:cstheme="minorHAnsi"/>
                <w:noProof/>
                <w:shd w:val="clear" w:color="auto" w:fill="FFFFFF"/>
              </w:rPr>
              <w:t>9. Závěr</w:t>
            </w:r>
            <w:r w:rsidR="0001511A">
              <w:rPr>
                <w:noProof/>
                <w:webHidden/>
              </w:rPr>
              <w:tab/>
            </w:r>
            <w:r w:rsidR="0001511A">
              <w:rPr>
                <w:noProof/>
                <w:webHidden/>
              </w:rPr>
              <w:fldChar w:fldCharType="begin"/>
            </w:r>
            <w:r w:rsidR="0001511A">
              <w:rPr>
                <w:noProof/>
                <w:webHidden/>
              </w:rPr>
              <w:instrText xml:space="preserve"> PAGEREF _Toc127993328 \h </w:instrText>
            </w:r>
            <w:r w:rsidR="0001511A">
              <w:rPr>
                <w:noProof/>
                <w:webHidden/>
              </w:rPr>
            </w:r>
            <w:r w:rsidR="0001511A">
              <w:rPr>
                <w:noProof/>
                <w:webHidden/>
              </w:rPr>
              <w:fldChar w:fldCharType="separate"/>
            </w:r>
            <w:r w:rsidR="0001511A">
              <w:rPr>
                <w:noProof/>
                <w:webHidden/>
              </w:rPr>
              <w:t>22</w:t>
            </w:r>
            <w:r w:rsidR="0001511A">
              <w:rPr>
                <w:noProof/>
                <w:webHidden/>
              </w:rPr>
              <w:fldChar w:fldCharType="end"/>
            </w:r>
          </w:hyperlink>
        </w:p>
        <w:p w14:paraId="3F1331CB" w14:textId="1B64E300" w:rsidR="0001511A" w:rsidRDefault="00000000">
          <w:pPr>
            <w:pStyle w:val="Obsah1"/>
            <w:tabs>
              <w:tab w:val="right" w:leader="dot" w:pos="9062"/>
            </w:tabs>
            <w:rPr>
              <w:rFonts w:eastAsiaTheme="minorEastAsia"/>
              <w:noProof/>
              <w:lang w:eastAsia="cs-CZ"/>
            </w:rPr>
          </w:pPr>
          <w:hyperlink w:anchor="_Toc127993329" w:history="1">
            <w:r w:rsidR="0001511A" w:rsidRPr="009B6CAE">
              <w:rPr>
                <w:rStyle w:val="Hypertextovodkaz"/>
                <w:noProof/>
              </w:rPr>
              <w:t>Použité zdroje</w:t>
            </w:r>
            <w:r w:rsidR="0001511A">
              <w:rPr>
                <w:noProof/>
                <w:webHidden/>
              </w:rPr>
              <w:tab/>
            </w:r>
            <w:r w:rsidR="0001511A">
              <w:rPr>
                <w:noProof/>
                <w:webHidden/>
              </w:rPr>
              <w:fldChar w:fldCharType="begin"/>
            </w:r>
            <w:r w:rsidR="0001511A">
              <w:rPr>
                <w:noProof/>
                <w:webHidden/>
              </w:rPr>
              <w:instrText xml:space="preserve"> PAGEREF _Toc127993329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4E5BA7CD" w14:textId="5E6A1C53"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7993259"/>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7993260"/>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7993261"/>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7993262"/>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7993263"/>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56C2AF99"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0860" w:rsidRPr="007C4527">
        <w:rPr>
          <w:highlight w:val="green"/>
        </w:rPr>
        <w:t xml:space="preserve">Obr. </w:t>
      </w:r>
      <w:r w:rsidR="00DE0860">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57242665"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F01FF8">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6FE8311"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0860" w:rsidRPr="008621CC">
        <w:rPr>
          <w:highlight w:val="green"/>
        </w:rPr>
        <w:t xml:space="preserve">Obr. </w:t>
      </w:r>
      <w:r w:rsidR="00DE0860">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59B25CA"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F01FF8">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7993264"/>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7993265"/>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7993266"/>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7993267"/>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7993268"/>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7993269"/>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7993270"/>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7993271"/>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7993272"/>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7993273"/>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21" w:name="_Toc127993274"/>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7993275"/>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7993276"/>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7993277"/>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7993278"/>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7993279"/>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7993280"/>
      <w:bookmarkStart w:id="28" w:name="_Hlk76031728"/>
      <w:r w:rsidRPr="00621687">
        <w:rPr>
          <w:rFonts w:asciiTheme="minorHAnsi" w:hAnsiTheme="minorHAnsi" w:cstheme="minorHAnsi"/>
        </w:rPr>
        <w:t>3.4 výběr</w:t>
      </w:r>
      <w:bookmarkEnd w:id="27"/>
    </w:p>
    <w:bookmarkEnd w:id="28"/>
    <w:p w14:paraId="6F372DC1" w14:textId="0A66AC37"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0860" w:rsidRPr="00DE0860">
        <w:rPr>
          <w:rFonts w:cstheme="minorHAnsi"/>
          <w:highlight w:val="green"/>
        </w:rPr>
        <w:t xml:space="preserve">Tab. </w:t>
      </w:r>
      <w:r w:rsidR="00DE0860" w:rsidRPr="00DE0860">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07AD20FF"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0860">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7993281"/>
      <w:r w:rsidRPr="00621687">
        <w:rPr>
          <w:rStyle w:val="Nadpis1Char"/>
          <w:rFonts w:asciiTheme="minorHAnsi" w:hAnsiTheme="minorHAnsi" w:cstheme="minorHAnsi"/>
        </w:rPr>
        <w:t>4. Výběr herních žánrů vhodných pro implementaci</w:t>
      </w:r>
      <w:bookmarkEnd w:id="32"/>
    </w:p>
    <w:bookmarkEnd w:id="31"/>
    <w:p w14:paraId="4DD86002" w14:textId="223025A7"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DE0860" w:rsidRPr="00F7533D">
        <w:t xml:space="preserve">Tab. </w:t>
      </w:r>
      <w:r w:rsidR="00DE0860">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3852B297" w:rsidR="00F67031" w:rsidRPr="001B0812" w:rsidRDefault="00F67031" w:rsidP="00A9403B">
      <w:pPr>
        <w:pStyle w:val="Titulek"/>
        <w:rPr>
          <w:rFonts w:cstheme="minorHAnsi"/>
          <w:color w:val="00B050"/>
        </w:rPr>
      </w:pPr>
      <w:bookmarkStart w:id="33" w:name="_Ref80703811"/>
      <w:r w:rsidRPr="00F7533D">
        <w:t xml:space="preserve">Tab. </w:t>
      </w:r>
      <w:fldSimple w:instr=" SEQ Tabulka \* ARABIC ">
        <w:r w:rsidR="00DE0860">
          <w:rPr>
            <w:noProof/>
          </w:rPr>
          <w:t>2</w:t>
        </w:r>
      </w:fldSimple>
      <w:bookmarkEnd w:id="33"/>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4" w:name="_Hlk76031890"/>
      <w:bookmarkStart w:id="35" w:name="_Toc127993282"/>
      <w:r w:rsidRPr="00621687">
        <w:rPr>
          <w:rStyle w:val="Nadpis2Char"/>
          <w:rFonts w:asciiTheme="minorHAnsi" w:hAnsiTheme="minorHAnsi" w:cstheme="minorHAnsi"/>
        </w:rPr>
        <w:t>4.1 RPG</w:t>
      </w:r>
      <w:bookmarkEnd w:id="34"/>
      <w:bookmarkEnd w:id="35"/>
    </w:p>
    <w:p w14:paraId="2D212D08" w14:textId="25A85FA0"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E0860" w:rsidRPr="00F7533D">
        <w:t xml:space="preserve">Tab. </w:t>
      </w:r>
      <w:r w:rsidR="00DE0860">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6" w:name="_Toc127993283"/>
      <w:bookmarkStart w:id="37" w:name="_Hlk76031907"/>
      <w:r w:rsidRPr="00F7533D">
        <w:rPr>
          <w:rStyle w:val="Nadpis2Char"/>
          <w:rFonts w:asciiTheme="minorHAnsi" w:hAnsiTheme="minorHAnsi" w:cstheme="minorHAnsi"/>
        </w:rPr>
        <w:lastRenderedPageBreak/>
        <w:t>4.2 akční</w:t>
      </w:r>
      <w:bookmarkEnd w:id="36"/>
      <w:r w:rsidRPr="00F7533D">
        <w:rPr>
          <w:rFonts w:cstheme="minorHAnsi"/>
          <w:color w:val="000000"/>
          <w:sz w:val="20"/>
          <w:szCs w:val="20"/>
          <w:shd w:val="clear" w:color="auto" w:fill="FFFFFF"/>
        </w:rPr>
        <w:t xml:space="preserve"> </w:t>
      </w:r>
    </w:p>
    <w:bookmarkEnd w:id="37"/>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8" w:name="_Toc127993284"/>
      <w:bookmarkStart w:id="39" w:name="_Hlk76031922"/>
      <w:r w:rsidRPr="00621687">
        <w:rPr>
          <w:rFonts w:asciiTheme="minorHAnsi" w:hAnsiTheme="minorHAnsi" w:cstheme="minorHAnsi"/>
        </w:rPr>
        <w:t>4.3 strategie</w:t>
      </w:r>
      <w:bookmarkEnd w:id="38"/>
    </w:p>
    <w:bookmarkEnd w:id="39"/>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0" w:name="_Toc127993285"/>
      <w:r w:rsidRPr="00621687">
        <w:rPr>
          <w:rFonts w:asciiTheme="minorHAnsi" w:hAnsiTheme="minorHAnsi" w:cstheme="minorHAnsi"/>
          <w:shd w:val="clear" w:color="auto" w:fill="FFFFFF"/>
        </w:rPr>
        <w:t>4.4 závodní</w:t>
      </w:r>
      <w:bookmarkEnd w:id="40"/>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1" w:name="_Toc127993286"/>
      <w:r w:rsidRPr="00FD4AB2">
        <w:rPr>
          <w:rFonts w:asciiTheme="minorHAnsi" w:hAnsiTheme="minorHAnsi" w:cstheme="minorHAnsi"/>
        </w:rPr>
        <w:t>4.5 shrnutí</w:t>
      </w:r>
      <w:bookmarkEnd w:id="41"/>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2" w:name="_Toc127993287"/>
      <w:bookmarkStart w:id="43" w:name="_Hlk76031975"/>
      <w:r w:rsidRPr="00621687">
        <w:rPr>
          <w:rStyle w:val="Nadpis1Char"/>
          <w:rFonts w:asciiTheme="minorHAnsi" w:hAnsiTheme="minorHAnsi" w:cstheme="minorHAnsi"/>
        </w:rPr>
        <w:t>5. Grafické výstupy aplikací</w:t>
      </w:r>
      <w:bookmarkEnd w:id="42"/>
    </w:p>
    <w:bookmarkEnd w:id="43"/>
    <w:p w14:paraId="4426DE4A" w14:textId="63464E5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DE0860">
        <w:t xml:space="preserve">Obr. </w:t>
      </w:r>
      <w:r w:rsidR="00DE0860">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2E25D614" w:rsidR="00F67031" w:rsidRDefault="00621EB4" w:rsidP="00621EB4">
      <w:pPr>
        <w:pStyle w:val="Titulek"/>
        <w:ind w:left="1416" w:firstLine="708"/>
        <w:jc w:val="both"/>
      </w:pPr>
      <w:bookmarkStart w:id="44" w:name="_Ref86178372"/>
      <w:r>
        <w:t xml:space="preserve">Obr. </w:t>
      </w:r>
      <w:fldSimple w:instr=" SEQ Obrázek \* ARABIC ">
        <w:r w:rsidR="00F01FF8">
          <w:rPr>
            <w:noProof/>
          </w:rPr>
          <w:t>3</w:t>
        </w:r>
      </w:fldSimple>
      <w:bookmarkEnd w:id="4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5" w:name="_Toc127993288"/>
      <w:r w:rsidRPr="00621687">
        <w:rPr>
          <w:rFonts w:asciiTheme="minorHAnsi" w:hAnsiTheme="minorHAnsi" w:cstheme="minorHAnsi"/>
          <w:shd w:val="clear" w:color="auto" w:fill="FFFFFF"/>
        </w:rPr>
        <w:t>5.1 konzolová aplikace</w:t>
      </w:r>
      <w:bookmarkEnd w:id="45"/>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6" w:name="_Toc127993289"/>
      <w:r w:rsidRPr="00621687">
        <w:rPr>
          <w:rFonts w:asciiTheme="minorHAnsi" w:hAnsiTheme="minorHAnsi" w:cstheme="minorHAnsi"/>
        </w:rPr>
        <w:t>5.2 okenní aplikace</w:t>
      </w:r>
      <w:bookmarkEnd w:id="46"/>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7" w:name="_Toc127993290"/>
      <w:r w:rsidRPr="00F7533D">
        <w:rPr>
          <w:rFonts w:asciiTheme="minorHAnsi" w:hAnsiTheme="minorHAnsi" w:cstheme="minorHAnsi"/>
          <w:shd w:val="clear" w:color="auto" w:fill="FFFFFF"/>
        </w:rPr>
        <w:t>5.2.1 WinForm</w:t>
      </w:r>
      <w:bookmarkEnd w:id="47"/>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8" w:name="_Toc127993291"/>
      <w:r w:rsidRPr="00621687">
        <w:rPr>
          <w:rFonts w:asciiTheme="minorHAnsi" w:hAnsiTheme="minorHAnsi" w:cstheme="minorHAnsi"/>
          <w:shd w:val="clear" w:color="auto" w:fill="FFFFFF"/>
        </w:rPr>
        <w:t>5.2.2 WPF</w:t>
      </w:r>
      <w:bookmarkEnd w:id="48"/>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396A37F1"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0860">
        <w:t xml:space="preserve">Obr. </w:t>
      </w:r>
      <w:r w:rsidR="00DE0860">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43FAC9D2" w:rsidR="008F5331" w:rsidRDefault="008F5331" w:rsidP="008F5331">
      <w:pPr>
        <w:pStyle w:val="Titulek"/>
        <w:ind w:left="2832" w:firstLine="708"/>
        <w:jc w:val="both"/>
        <w:rPr>
          <w:rFonts w:cstheme="minorHAnsi"/>
          <w:color w:val="00B050"/>
        </w:rPr>
      </w:pPr>
      <w:bookmarkStart w:id="49" w:name="_Ref85442384"/>
      <w:r>
        <w:t xml:space="preserve">Obr. </w:t>
      </w:r>
      <w:fldSimple w:instr=" SEQ Obrázek \* ARABIC ">
        <w:r w:rsidR="00F01FF8">
          <w:rPr>
            <w:noProof/>
          </w:rPr>
          <w:t>4</w:t>
        </w:r>
      </w:fldSimple>
      <w:bookmarkEnd w:id="4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0" w:name="_Toc127993292"/>
      <w:r w:rsidRPr="00FD4AB2">
        <w:rPr>
          <w:rFonts w:asciiTheme="minorHAnsi" w:hAnsiTheme="minorHAnsi" w:cstheme="minorHAnsi"/>
        </w:rPr>
        <w:t>5.3 mobilní aplikace</w:t>
      </w:r>
      <w:bookmarkEnd w:id="50"/>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1" w:name="_Toc127993293"/>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51"/>
      <w:proofErr w:type="spellEnd"/>
    </w:p>
    <w:p w14:paraId="0ED6474E" w14:textId="413ABEA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2" w:name="_Toc127993294"/>
      <w:r w:rsidRPr="00FD4AB2">
        <w:rPr>
          <w:rFonts w:asciiTheme="minorHAnsi" w:hAnsiTheme="minorHAnsi" w:cstheme="minorHAnsi"/>
        </w:rPr>
        <w:t>5.3.2 Android Studio</w:t>
      </w:r>
      <w:bookmarkEnd w:id="52"/>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3" w:name="_Toc127993295"/>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3"/>
    </w:p>
    <w:p w14:paraId="77FD17D8" w14:textId="138C5FD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4" w:name="_Toc127993296"/>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5" w:name="_Toc127993297"/>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5"/>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6" w:name="_Toc127993298"/>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6"/>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7" w:name="_Toc127993299"/>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7"/>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8" w:name="_Toc127993300"/>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8"/>
    </w:p>
    <w:p w14:paraId="6FAE1D0A" w14:textId="08D7B13F"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0860">
        <w:t xml:space="preserve">Tab. </w:t>
      </w:r>
      <w:r w:rsidR="00DE0860">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26F5B88" w:rsidR="00F67031" w:rsidRPr="00621687" w:rsidRDefault="00F67031" w:rsidP="00427107">
      <w:pPr>
        <w:pStyle w:val="Titulek"/>
        <w:rPr>
          <w:rFonts w:cstheme="minorHAnsi"/>
        </w:rPr>
      </w:pPr>
      <w:bookmarkStart w:id="59" w:name="_Ref75370800"/>
      <w:r>
        <w:t xml:space="preserve">Tab. </w:t>
      </w:r>
      <w:fldSimple w:instr=" SEQ Tabulka \* ARABIC ">
        <w:r w:rsidR="00DE0860">
          <w:rPr>
            <w:noProof/>
          </w:rPr>
          <w:t>3</w:t>
        </w:r>
      </w:fldSimple>
      <w:bookmarkEnd w:id="59"/>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0" w:name="_Toc127993301"/>
      <w:r w:rsidRPr="00621687">
        <w:rPr>
          <w:rStyle w:val="Nadpis1Char"/>
          <w:rFonts w:asciiTheme="minorHAnsi" w:hAnsiTheme="minorHAnsi" w:cstheme="minorHAnsi"/>
        </w:rPr>
        <w:t>6. Návrh aplikačního modelu</w:t>
      </w:r>
      <w:bookmarkEnd w:id="60"/>
    </w:p>
    <w:p w14:paraId="21569E0E" w14:textId="4F046C26"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5B0942" w:rsidRPr="00026347">
        <w:t xml:space="preserve">Obr. </w:t>
      </w:r>
      <w:r w:rsidR="005B0942" w:rsidRPr="00026347">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68834286" w:rsidR="00326B51" w:rsidRDefault="00112F07" w:rsidP="00112F07">
      <w:pPr>
        <w:pStyle w:val="Titulek"/>
        <w:rPr>
          <w:highlight w:val="yellow"/>
          <w:shd w:val="clear" w:color="auto" w:fill="FFFFFF"/>
        </w:rPr>
      </w:pPr>
      <w:bookmarkStart w:id="61" w:name="_Ref127987606"/>
      <w:r>
        <w:t xml:space="preserve">Obr. </w:t>
      </w:r>
      <w:fldSimple w:instr=" SEQ Obrázek \* ARABIC ">
        <w:r w:rsidR="00F01FF8">
          <w:rPr>
            <w:noProof/>
          </w:rPr>
          <w:t>5</w:t>
        </w:r>
      </w:fldSimple>
      <w:bookmarkEnd w:id="61"/>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62" w:name="_Toc127993302"/>
      <w:r w:rsidRPr="00026347">
        <w:rPr>
          <w:shd w:val="clear" w:color="auto" w:fill="FFFFFF"/>
        </w:rPr>
        <w:t>7.</w:t>
      </w:r>
      <w:r>
        <w:rPr>
          <w:shd w:val="clear" w:color="auto" w:fill="FFFFFF"/>
        </w:rPr>
        <w:t xml:space="preserve"> </w:t>
      </w:r>
      <w:r w:rsidRPr="00561C65">
        <w:rPr>
          <w:shd w:val="clear" w:color="auto" w:fill="FFFFFF"/>
        </w:rPr>
        <w:t>Návrh vzorového řešení</w:t>
      </w:r>
      <w:bookmarkEnd w:id="62"/>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63" w:name="_Toc127993303"/>
      <w:r w:rsidRPr="00026347">
        <w:rPr>
          <w:shd w:val="clear" w:color="auto" w:fill="FFFFFF"/>
        </w:rPr>
        <w:lastRenderedPageBreak/>
        <w:t>7.</w:t>
      </w:r>
      <w:r>
        <w:rPr>
          <w:shd w:val="clear" w:color="auto" w:fill="FFFFFF"/>
        </w:rPr>
        <w:t>1 knihovna</w:t>
      </w:r>
      <w:bookmarkEnd w:id="63"/>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4" w:name="_Ref103770918"/>
      <w:bookmarkStart w:id="65" w:name="_Toc127993304"/>
      <w:r w:rsidRPr="00026347">
        <w:t>7</w:t>
      </w:r>
      <w:r w:rsidR="00AB4BCD" w:rsidRPr="00026347">
        <w:t xml:space="preserve">.1.1 </w:t>
      </w:r>
      <w:r w:rsidR="00E9240E" w:rsidRPr="00026347">
        <w:t>atributy</w:t>
      </w:r>
      <w:bookmarkEnd w:id="64"/>
      <w:bookmarkEnd w:id="65"/>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66" w:name="_Toc127993305"/>
      <w:r w:rsidRPr="00026347">
        <w:t>7</w:t>
      </w:r>
      <w:r w:rsidR="00CB6506" w:rsidRPr="00026347">
        <w:t xml:space="preserve">.1.2 </w:t>
      </w:r>
      <w:proofErr w:type="spellStart"/>
      <w:r w:rsidR="00CB6506" w:rsidRPr="00026347">
        <w:t>buffy</w:t>
      </w:r>
      <w:bookmarkEnd w:id="66"/>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67" w:name="_Toc127993306"/>
      <w:r w:rsidRPr="00026347">
        <w:t>7</w:t>
      </w:r>
      <w:r w:rsidR="002B5D06" w:rsidRPr="00026347">
        <w:t>.1.</w:t>
      </w:r>
      <w:r w:rsidR="00D936AC" w:rsidRPr="00026347">
        <w:t>3</w:t>
      </w:r>
      <w:r w:rsidR="002B5D06" w:rsidRPr="00026347">
        <w:t xml:space="preserve"> Postavy</w:t>
      </w:r>
      <w:bookmarkEnd w:id="67"/>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68" w:name="_Toc127993307"/>
      <w:r w:rsidRPr="00026347">
        <w:t>7</w:t>
      </w:r>
      <w:r w:rsidR="00925157" w:rsidRPr="00026347">
        <w:t>.1.4 Předměty</w:t>
      </w:r>
      <w:bookmarkEnd w:id="68"/>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69" w:name="_Toc127993308"/>
      <w:r w:rsidRPr="00026347">
        <w:t>7</w:t>
      </w:r>
      <w:r w:rsidR="00B4160F" w:rsidRPr="00026347">
        <w:t>.1.5 inventáře</w:t>
      </w:r>
      <w:bookmarkEnd w:id="69"/>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70" w:name="_Toc127993309"/>
      <w:r w:rsidRPr="00026347">
        <w:t>7</w:t>
      </w:r>
      <w:r w:rsidR="00803C7A" w:rsidRPr="00026347">
        <w:t>.1.6 kouzla</w:t>
      </w:r>
      <w:bookmarkEnd w:id="70"/>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71" w:name="_Toc127993310"/>
      <w:r w:rsidRPr="00026347">
        <w:t>7</w:t>
      </w:r>
      <w:r w:rsidR="00A21C2C" w:rsidRPr="00026347">
        <w:t>.1.7 mapa</w:t>
      </w:r>
      <w:bookmarkEnd w:id="71"/>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72" w:name="_Toc127993311"/>
      <w:r w:rsidRPr="00026347">
        <w:t>7</w:t>
      </w:r>
      <w:r w:rsidR="00BD6C97" w:rsidRPr="00026347">
        <w:t>.6.8 úkoly</w:t>
      </w:r>
      <w:bookmarkEnd w:id="72"/>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73" w:name="_Toc127993312"/>
      <w:r w:rsidRPr="00026347">
        <w:t>7</w:t>
      </w:r>
      <w:r w:rsidR="002D4783" w:rsidRPr="00026347">
        <w:t>.1.</w:t>
      </w:r>
      <w:r w:rsidR="00BE0C3C" w:rsidRPr="00026347">
        <w:t>9</w:t>
      </w:r>
      <w:r w:rsidR="002D4783" w:rsidRPr="00026347">
        <w:t xml:space="preserve"> </w:t>
      </w:r>
      <w:proofErr w:type="spellStart"/>
      <w:r w:rsidR="002D4783" w:rsidRPr="00026347">
        <w:t>GameManager</w:t>
      </w:r>
      <w:bookmarkEnd w:id="73"/>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74" w:name="_Toc127993313"/>
      <w:r w:rsidRPr="00026347">
        <w:lastRenderedPageBreak/>
        <w:t>7</w:t>
      </w:r>
      <w:r w:rsidR="00BE0C3C" w:rsidRPr="00026347">
        <w:t>.1.10 nastavení</w:t>
      </w:r>
      <w:bookmarkEnd w:id="74"/>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75" w:name="_Toc127993314"/>
      <w:r w:rsidRPr="00026347">
        <w:t>7</w:t>
      </w:r>
      <w:r w:rsidR="00AB30A6" w:rsidRPr="00026347">
        <w:t xml:space="preserve">.2 </w:t>
      </w:r>
      <w:proofErr w:type="spellStart"/>
      <w:r w:rsidR="00C44197" w:rsidRPr="00026347">
        <w:t>TestovaniCastiKnihovny</w:t>
      </w:r>
      <w:bookmarkEnd w:id="75"/>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76" w:name="_Toc127993315"/>
      <w:r w:rsidRPr="00026347">
        <w:t>7</w:t>
      </w:r>
      <w:r w:rsidR="0069559A" w:rsidRPr="00026347">
        <w:t>.2.1</w:t>
      </w:r>
      <w:r w:rsidR="00555477" w:rsidRPr="00026347">
        <w:t xml:space="preserve"> okno</w:t>
      </w:r>
      <w:r w:rsidR="0069559A" w:rsidRPr="00026347">
        <w:t xml:space="preserve"> Form1</w:t>
      </w:r>
      <w:bookmarkEnd w:id="76"/>
    </w:p>
    <w:p w14:paraId="49140DA0" w14:textId="5FA896D6"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0860">
        <w:t xml:space="preserve">Obr. </w:t>
      </w:r>
      <w:r w:rsidR="00DE0860">
        <w:rPr>
          <w:noProof/>
        </w:rPr>
        <w:t>5</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F81C8E">
        <w:rPr>
          <w:highlight w:val="yellow"/>
        </w:rPr>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1ACFE21C" w:rsidR="0069559A" w:rsidRPr="0069559A" w:rsidRDefault="0069559A" w:rsidP="0069559A">
      <w:pPr>
        <w:pStyle w:val="Titulek"/>
      </w:pPr>
      <w:bookmarkStart w:id="77" w:name="_Ref124797379"/>
      <w:bookmarkStart w:id="78" w:name="_Ref124797370"/>
      <w:r>
        <w:t xml:space="preserve">Obr. </w:t>
      </w:r>
      <w:fldSimple w:instr=" SEQ Obrázek \* ARABIC ">
        <w:r w:rsidR="00F01FF8">
          <w:rPr>
            <w:noProof/>
          </w:rPr>
          <w:t>6</w:t>
        </w:r>
      </w:fldSimple>
      <w:bookmarkEnd w:id="77"/>
      <w:r>
        <w:t xml:space="preserve"> </w:t>
      </w:r>
      <w:r w:rsidR="008D047E">
        <w:t xml:space="preserve">okno </w:t>
      </w:r>
      <w:r>
        <w:t>Form1-vlastní</w:t>
      </w:r>
      <w:bookmarkEnd w:id="78"/>
    </w:p>
    <w:p w14:paraId="659485D2" w14:textId="5CE8A6FB" w:rsidR="0069559A" w:rsidRDefault="00C77786" w:rsidP="00237525">
      <w:pPr>
        <w:pStyle w:val="Nadpis3"/>
      </w:pPr>
      <w:bookmarkStart w:id="79" w:name="_Toc127993316"/>
      <w:r w:rsidRPr="00026347">
        <w:t>7</w:t>
      </w:r>
      <w:r w:rsidR="00237525" w:rsidRPr="00026347">
        <w:t>.2.2</w:t>
      </w:r>
      <w:r w:rsidR="00D62635" w:rsidRPr="00026347">
        <w:t xml:space="preserve"> okno </w:t>
      </w:r>
      <w:proofErr w:type="spellStart"/>
      <w:r w:rsidR="00D62635" w:rsidRPr="00026347">
        <w:t>VypisPostava</w:t>
      </w:r>
      <w:bookmarkEnd w:id="79"/>
      <w:proofErr w:type="spellEnd"/>
    </w:p>
    <w:p w14:paraId="594E4DC1" w14:textId="69210767"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0860">
        <w:t xml:space="preserve">Obr. </w:t>
      </w:r>
      <w:r w:rsidR="00DE0860">
        <w:rPr>
          <w:noProof/>
        </w:rPr>
        <w:t>6</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48A837A1" w:rsidR="00237525" w:rsidRDefault="00237525" w:rsidP="00237525">
      <w:pPr>
        <w:pStyle w:val="Titulek"/>
      </w:pPr>
      <w:bookmarkStart w:id="80" w:name="_Ref124798461"/>
      <w:r>
        <w:t xml:space="preserve">Obr. </w:t>
      </w:r>
      <w:fldSimple w:instr=" SEQ Obrázek \* ARABIC ">
        <w:r w:rsidR="00F01FF8">
          <w:rPr>
            <w:noProof/>
          </w:rPr>
          <w:t>7</w:t>
        </w:r>
      </w:fldSimple>
      <w:bookmarkEnd w:id="80"/>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81" w:name="_Toc127993317"/>
      <w:r w:rsidRPr="00026347">
        <w:t>7</w:t>
      </w:r>
      <w:r w:rsidR="007F1C5C" w:rsidRPr="00026347">
        <w:t xml:space="preserve">.2.3 okno </w:t>
      </w:r>
      <w:proofErr w:type="spellStart"/>
      <w:r w:rsidR="007F1C5C" w:rsidRPr="00026347">
        <w:t>Combat</w:t>
      </w:r>
      <w:bookmarkEnd w:id="81"/>
      <w:proofErr w:type="spellEnd"/>
    </w:p>
    <w:p w14:paraId="24D35D43" w14:textId="661CA533"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0860">
        <w:t xml:space="preserve">Obr. </w:t>
      </w:r>
      <w:r w:rsidR="00DE0860">
        <w:rPr>
          <w:noProof/>
        </w:rPr>
        <w:t>7</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77CE0E88" w:rsidR="007F1C5C" w:rsidRPr="007F1C5C" w:rsidRDefault="007F1C5C" w:rsidP="007F1C5C">
      <w:pPr>
        <w:pStyle w:val="Titulek"/>
      </w:pPr>
      <w:bookmarkStart w:id="82" w:name="_Ref124799884"/>
      <w:r>
        <w:t xml:space="preserve">Obr. </w:t>
      </w:r>
      <w:fldSimple w:instr=" SEQ Obrázek \* ARABIC ">
        <w:r w:rsidR="00F01FF8">
          <w:rPr>
            <w:noProof/>
          </w:rPr>
          <w:t>8</w:t>
        </w:r>
      </w:fldSimple>
      <w:bookmarkEnd w:id="82"/>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83" w:name="_Toc127993318"/>
      <w:r w:rsidRPr="00026347">
        <w:t>7</w:t>
      </w:r>
      <w:r w:rsidR="00185E5F" w:rsidRPr="00026347">
        <w:t xml:space="preserve">.2.4 okno </w:t>
      </w:r>
      <w:proofErr w:type="spellStart"/>
      <w:r w:rsidR="00185E5F" w:rsidRPr="00026347">
        <w:t>BuffForm</w:t>
      </w:r>
      <w:bookmarkEnd w:id="83"/>
      <w:proofErr w:type="spellEnd"/>
    </w:p>
    <w:p w14:paraId="620BAD4B" w14:textId="1A6E2487" w:rsidR="00185E5F" w:rsidRPr="00185E5F" w:rsidRDefault="00C07201" w:rsidP="00965C00">
      <w:pPr>
        <w:jc w:val="both"/>
      </w:pPr>
      <w:r w:rsidRPr="00965C00">
        <w:rPr>
          <w:highlight w:val="yellow"/>
        </w:rPr>
        <w:t xml:space="preserve">Okno </w:t>
      </w:r>
      <w:proofErr w:type="spellStart"/>
      <w:r w:rsidRPr="00965C00">
        <w:rPr>
          <w:highlight w:val="yellow"/>
        </w:rPr>
        <w:t>BuffForm</w:t>
      </w:r>
      <w:proofErr w:type="spellEnd"/>
      <w:r w:rsidRPr="00965C00">
        <w:rPr>
          <w:highlight w:val="yellow"/>
        </w:rPr>
        <w:t xml:space="preserve"> (</w:t>
      </w:r>
      <w:r w:rsidRPr="00965C00">
        <w:rPr>
          <w:highlight w:val="yellow"/>
        </w:rPr>
        <w:fldChar w:fldCharType="begin"/>
      </w:r>
      <w:r w:rsidRPr="00965C00">
        <w:rPr>
          <w:highlight w:val="yellow"/>
        </w:rPr>
        <w:instrText xml:space="preserve"> REF _Ref128410514 \h </w:instrText>
      </w:r>
      <w:r w:rsidRPr="00965C00">
        <w:rPr>
          <w:highlight w:val="yellow"/>
        </w:rPr>
      </w:r>
      <w:r w:rsidR="00965C00">
        <w:rPr>
          <w:highlight w:val="yellow"/>
        </w:rPr>
        <w:instrText xml:space="preserve"> \* MERGEFORMAT </w:instrText>
      </w:r>
      <w:r w:rsidRPr="00965C00">
        <w:rPr>
          <w:highlight w:val="yellow"/>
        </w:rPr>
        <w:fldChar w:fldCharType="separate"/>
      </w:r>
      <w:r w:rsidRPr="00965C00">
        <w:rPr>
          <w:highlight w:val="yellow"/>
        </w:rPr>
        <w:t xml:space="preserve">Obr. </w:t>
      </w:r>
      <w:r w:rsidRPr="00965C00">
        <w:rPr>
          <w:noProof/>
          <w:highlight w:val="yellow"/>
        </w:rPr>
        <w:t>9</w:t>
      </w:r>
      <w:r w:rsidRPr="00965C00">
        <w:rPr>
          <w:highlight w:val="yellow"/>
        </w:rPr>
        <w:fldChar w:fldCharType="end"/>
      </w:r>
      <w:r w:rsidRPr="00965C00">
        <w:rPr>
          <w:highlight w:val="yellow"/>
        </w:rPr>
        <w:t xml:space="preserve">) slouží k otestování přetrvávajících efektů. Stejně jako v případě </w:t>
      </w:r>
      <w:proofErr w:type="spellStart"/>
      <w:r w:rsidRPr="00965C00">
        <w:rPr>
          <w:highlight w:val="yellow"/>
        </w:rPr>
        <w:t>Combat</w:t>
      </w:r>
      <w:proofErr w:type="spellEnd"/>
      <w:r w:rsidRPr="00965C00">
        <w:rPr>
          <w:highlight w:val="yellow"/>
        </w:rPr>
        <w:t xml:space="preserve"> se vlevo nachází výpis postavy a další kolo je spouštěno tlačítkem. Vpravo je seznam aktuálně působících efektů</w:t>
      </w:r>
      <w:r w:rsidR="00965C00" w:rsidRPr="00965C00">
        <w:rPr>
          <w:highlight w:val="yellow"/>
        </w:rPr>
        <w:t>, kde je u každého napsán jeho typ, ovlivňovaný atribut, hodnota změny a jak dlouh</w:t>
      </w:r>
      <w:r w:rsidR="0059530C">
        <w:rPr>
          <w:highlight w:val="yellow"/>
        </w:rPr>
        <w:t>o</w:t>
      </w:r>
      <w:r w:rsidR="00965C00" w:rsidRPr="00965C00">
        <w:rPr>
          <w:highlight w:val="yellow"/>
        </w:rPr>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7DBD419E" w:rsidR="00185E5F" w:rsidRPr="00185E5F" w:rsidRDefault="00185E5F" w:rsidP="00185E5F">
      <w:pPr>
        <w:pStyle w:val="Titulek"/>
      </w:pPr>
      <w:bookmarkStart w:id="84" w:name="_Ref128410514"/>
      <w:r>
        <w:t xml:space="preserve">Obr. </w:t>
      </w:r>
      <w:fldSimple w:instr=" SEQ Obrázek \* ARABIC ">
        <w:r w:rsidR="00F01FF8">
          <w:rPr>
            <w:noProof/>
          </w:rPr>
          <w:t>9</w:t>
        </w:r>
      </w:fldSimple>
      <w:bookmarkEnd w:id="84"/>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85" w:name="_Toc127993319"/>
      <w:r w:rsidRPr="00026347">
        <w:t>7</w:t>
      </w:r>
      <w:r w:rsidR="00417082" w:rsidRPr="00026347">
        <w:t xml:space="preserve">.2.5 okno </w:t>
      </w:r>
      <w:proofErr w:type="spellStart"/>
      <w:r w:rsidR="00417082" w:rsidRPr="00026347">
        <w:t>InventarForm</w:t>
      </w:r>
      <w:bookmarkEnd w:id="85"/>
      <w:proofErr w:type="spellEnd"/>
    </w:p>
    <w:p w14:paraId="46BC392E" w14:textId="6D55C915" w:rsidR="00417082" w:rsidRDefault="005A7027" w:rsidP="00287973">
      <w:pPr>
        <w:jc w:val="both"/>
      </w:pPr>
      <w:r w:rsidRPr="00B55257">
        <w:rPr>
          <w:highlight w:val="yellow"/>
        </w:rPr>
        <w:t xml:space="preserve">Na </w:t>
      </w:r>
      <w:r w:rsidRPr="00B55257">
        <w:rPr>
          <w:highlight w:val="yellow"/>
        </w:rPr>
        <w:fldChar w:fldCharType="begin"/>
      </w:r>
      <w:r w:rsidRPr="00B55257">
        <w:rPr>
          <w:highlight w:val="yellow"/>
        </w:rPr>
        <w:instrText xml:space="preserve"> REF _Ref128413124 \h </w:instrText>
      </w:r>
      <w:r w:rsidRPr="00B55257">
        <w:rPr>
          <w:highlight w:val="yellow"/>
        </w:rPr>
      </w:r>
      <w:r w:rsidR="00B55257">
        <w:rPr>
          <w:highlight w:val="yellow"/>
        </w:rPr>
        <w:instrText xml:space="preserve"> \* MERGEFORMAT </w:instrText>
      </w:r>
      <w:r w:rsidRPr="00B55257">
        <w:rPr>
          <w:highlight w:val="yellow"/>
        </w:rPr>
        <w:fldChar w:fldCharType="separate"/>
      </w:r>
      <w:r w:rsidRPr="00B55257">
        <w:rPr>
          <w:highlight w:val="yellow"/>
        </w:rPr>
        <w:t xml:space="preserve">Obr. </w:t>
      </w:r>
      <w:r w:rsidRPr="00B55257">
        <w:rPr>
          <w:noProof/>
          <w:highlight w:val="yellow"/>
        </w:rPr>
        <w:t>10</w:t>
      </w:r>
      <w:r w:rsidRPr="00B55257">
        <w:rPr>
          <w:highlight w:val="yellow"/>
        </w:rPr>
        <w:fldChar w:fldCharType="end"/>
      </w:r>
      <w:r w:rsidRPr="00B55257">
        <w:rPr>
          <w:highlight w:val="yellow"/>
        </w:rPr>
        <w:t xml:space="preserve"> jsou ukázány dvě možné varianty okna </w:t>
      </w:r>
      <w:proofErr w:type="spellStart"/>
      <w:r w:rsidRPr="00B55257">
        <w:rPr>
          <w:highlight w:val="yellow"/>
        </w:rPr>
        <w:t>InventarForm</w:t>
      </w:r>
      <w:proofErr w:type="spellEnd"/>
      <w:r w:rsidRPr="00B55257">
        <w:rPr>
          <w:highlight w:val="yellow"/>
        </w:rPr>
        <w:t>.</w:t>
      </w:r>
      <w:r w:rsidR="00EF2F21" w:rsidRPr="00B55257">
        <w:rPr>
          <w:highlight w:val="yellow"/>
        </w:rPr>
        <w:t xml:space="preserve"> </w:t>
      </w:r>
      <w:r w:rsidR="00287973" w:rsidRPr="00B55257">
        <w:rPr>
          <w:highlight w:val="yellow"/>
        </w:rPr>
        <w:t>V levé části okna se nachází tři předměty, které je možné do inventáře</w:t>
      </w:r>
      <w:r w:rsidR="000368ED" w:rsidRPr="00B55257">
        <w:rPr>
          <w:highlight w:val="yellow"/>
        </w:rPr>
        <w:t xml:space="preserve"> přidat</w:t>
      </w:r>
      <w:r w:rsidR="00287973" w:rsidRPr="00B55257">
        <w:rPr>
          <w:highlight w:val="yellow"/>
        </w:rPr>
        <w:t xml:space="preserve">, a v pravé se je vyobrazení těch, které již byli sebrány. </w:t>
      </w:r>
      <w:r w:rsidR="00EF2F21" w:rsidRPr="00B55257">
        <w:rPr>
          <w:highlight w:val="yellow"/>
        </w:rPr>
        <w:t>Obrázek a) představuje variantu, kdy je kapacita i</w:t>
      </w:r>
      <w:r w:rsidR="00287973" w:rsidRPr="00B55257">
        <w:rPr>
          <w:highlight w:val="yellow"/>
        </w:rPr>
        <w:t>nventáře omezena počtem předmětů</w:t>
      </w:r>
      <w:r w:rsidR="004541E9" w:rsidRPr="00B55257">
        <w:rPr>
          <w:highlight w:val="yellow"/>
        </w:rPr>
        <w:t>.</w:t>
      </w:r>
      <w:r w:rsidR="00287973" w:rsidRPr="00B55257">
        <w:rPr>
          <w:highlight w:val="yellow"/>
        </w:rPr>
        <w:t xml:space="preserve"> </w:t>
      </w:r>
      <w:r w:rsidR="004541E9" w:rsidRPr="00B55257">
        <w:rPr>
          <w:highlight w:val="yellow"/>
        </w:rPr>
        <w:t>Některých předmětů je možné sebrat více, aniž by to mělo vliv zbývající kapacitu. Tyto předměty se přidávají do stejného políčka</w:t>
      </w:r>
      <w:r w:rsidR="00080012" w:rsidRPr="00B55257">
        <w:rPr>
          <w:highlight w:val="yellow"/>
        </w:rPr>
        <w:t xml:space="preserve"> a velikost této hromady je ukázána číslem v levém horním rohu. </w:t>
      </w:r>
      <w:r w:rsidR="004541E9" w:rsidRPr="00B55257">
        <w:rPr>
          <w:highlight w:val="yellow"/>
        </w:rPr>
        <w:t>N</w:t>
      </w:r>
      <w:r w:rsidR="00287973" w:rsidRPr="00B55257">
        <w:rPr>
          <w:highlight w:val="yellow"/>
        </w:rPr>
        <w:t xml:space="preserve">a obrázku b) je </w:t>
      </w:r>
      <w:r w:rsidR="000368ED" w:rsidRPr="00B55257">
        <w:rPr>
          <w:highlight w:val="yellow"/>
        </w:rPr>
        <w:t>výsek obrazovky, jak se liší pravá část okna, v případě omezení kapacity pomocí celkové hmotnosti sebraných předmětů.</w:t>
      </w:r>
      <w:r w:rsidR="0081024C" w:rsidRPr="00B55257">
        <w:rPr>
          <w:highlight w:val="yellow"/>
        </w:rPr>
        <w:t xml:space="preserve"> Zaplněnost inventáře je napsána </w:t>
      </w:r>
      <w:proofErr w:type="gramStart"/>
      <w:r w:rsidR="0081024C" w:rsidRPr="00B55257">
        <w:rPr>
          <w:highlight w:val="yellow"/>
        </w:rPr>
        <w:t>v</w:t>
      </w:r>
      <w:proofErr w:type="gramEnd"/>
      <w:r w:rsidR="0081024C" w:rsidRPr="00B55257">
        <w:rPr>
          <w:highlight w:val="yellow"/>
        </w:rPr>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75B0DF24" w:rsidR="0012288F" w:rsidRDefault="005A7027" w:rsidP="005A7027">
      <w:pPr>
        <w:pStyle w:val="Titulek"/>
      </w:pPr>
      <w:bookmarkStart w:id="86" w:name="_Ref128413124"/>
      <w:r>
        <w:t xml:space="preserve">Obr. </w:t>
      </w:r>
      <w:fldSimple w:instr=" SEQ Obrázek \* ARABIC ">
        <w:r w:rsidR="00F01FF8">
          <w:rPr>
            <w:noProof/>
          </w:rPr>
          <w:t>10</w:t>
        </w:r>
      </w:fldSimple>
      <w:bookmarkEnd w:id="86"/>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87" w:name="_Toc127993320"/>
      <w:r w:rsidRPr="00026347">
        <w:t>7</w:t>
      </w:r>
      <w:r w:rsidR="00417082" w:rsidRPr="00026347">
        <w:t>.2.6 okn</w:t>
      </w:r>
      <w:r w:rsidR="00C31739">
        <w:t>a</w:t>
      </w:r>
      <w:r w:rsidR="00417082" w:rsidRPr="00026347">
        <w:t xml:space="preserve"> </w:t>
      </w:r>
      <w:proofErr w:type="spellStart"/>
      <w:r w:rsidR="00417082" w:rsidRPr="00026347">
        <w:t>ChunkForm</w:t>
      </w:r>
      <w:bookmarkEnd w:id="87"/>
      <w:proofErr w:type="spellEnd"/>
      <w:r w:rsidR="00C31739">
        <w:t xml:space="preserve"> a </w:t>
      </w:r>
      <w:proofErr w:type="spellStart"/>
      <w:r w:rsidR="00C31739">
        <w:t>MapaForm</w:t>
      </w:r>
      <w:proofErr w:type="spellEnd"/>
    </w:p>
    <w:p w14:paraId="5F6F82D3" w14:textId="404E50CD" w:rsidR="007E3A5C" w:rsidRPr="00467315" w:rsidRDefault="00471789" w:rsidP="00471789">
      <w:pPr>
        <w:jc w:val="both"/>
        <w:rPr>
          <w:highlight w:val="yellow"/>
        </w:rPr>
      </w:pPr>
      <w:r w:rsidRPr="00467315">
        <w:rPr>
          <w:highlight w:val="yellow"/>
        </w:rPr>
        <w:fldChar w:fldCharType="begin"/>
      </w:r>
      <w:r w:rsidRPr="00467315">
        <w:rPr>
          <w:highlight w:val="yellow"/>
        </w:rPr>
        <w:instrText xml:space="preserve"> REF _Ref128417280 \h </w:instrText>
      </w:r>
      <w:r w:rsidRPr="00467315">
        <w:rPr>
          <w:highlight w:val="yellow"/>
        </w:rPr>
      </w:r>
      <w:r w:rsidR="00467315">
        <w:rPr>
          <w:highlight w:val="yellow"/>
        </w:rPr>
        <w:instrText xml:space="preserve"> \* MERGEFORMAT </w:instrText>
      </w:r>
      <w:r w:rsidRPr="00467315">
        <w:rPr>
          <w:highlight w:val="yellow"/>
        </w:rPr>
        <w:fldChar w:fldCharType="separate"/>
      </w:r>
      <w:r w:rsidRPr="00467315">
        <w:rPr>
          <w:highlight w:val="yellow"/>
        </w:rPr>
        <w:t xml:space="preserve">Obr. </w:t>
      </w:r>
      <w:r w:rsidRPr="00467315">
        <w:rPr>
          <w:noProof/>
          <w:highlight w:val="yellow"/>
        </w:rPr>
        <w:t>11</w:t>
      </w:r>
      <w:r w:rsidRPr="00467315">
        <w:rPr>
          <w:highlight w:val="yellow"/>
        </w:rPr>
        <w:fldChar w:fldCharType="end"/>
      </w:r>
      <w:r w:rsidRPr="00467315">
        <w:rPr>
          <w:highlight w:val="yellow"/>
        </w:rPr>
        <w:t xml:space="preserve"> ukazuje </w:t>
      </w:r>
      <w:proofErr w:type="spellStart"/>
      <w:r w:rsidRPr="00467315">
        <w:rPr>
          <w:highlight w:val="yellow"/>
        </w:rPr>
        <w:t>ChunkForm</w:t>
      </w:r>
      <w:proofErr w:type="spellEnd"/>
      <w:r w:rsidRPr="00467315">
        <w:rPr>
          <w:highlight w:val="yellow"/>
        </w:rPr>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467315">
        <w:rPr>
          <w:highlight w:val="yellow"/>
        </w:rPr>
        <w:t xml:space="preserve">Podobnou funkci má také </w:t>
      </w:r>
      <w:proofErr w:type="spellStart"/>
      <w:r w:rsidRPr="00467315">
        <w:rPr>
          <w:highlight w:val="yellow"/>
        </w:rPr>
        <w:t>MapaForm</w:t>
      </w:r>
      <w:proofErr w:type="spellEnd"/>
      <w:r w:rsidRPr="00467315">
        <w:rPr>
          <w:highlight w:val="yellow"/>
        </w:rPr>
        <w:t xml:space="preserve">, avšak s tím rozdílem, že negeneruje pouze jeden blok, ale mřížku pět na pět, což znamená šest set dvacet pět </w:t>
      </w:r>
      <w:r w:rsidR="00AB65B7" w:rsidRPr="00467315">
        <w:rPr>
          <w:highlight w:val="yellow"/>
        </w:rPr>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4809BE80" w:rsidR="00417082" w:rsidRPr="00026347" w:rsidRDefault="007E3A5C" w:rsidP="00C31739">
      <w:pPr>
        <w:pStyle w:val="Titulek"/>
      </w:pPr>
      <w:bookmarkStart w:id="88" w:name="_Ref128417280"/>
      <w:r>
        <w:t xml:space="preserve">Obr. </w:t>
      </w:r>
      <w:fldSimple w:instr=" SEQ Obrázek \* ARABIC ">
        <w:r w:rsidR="00F01FF8">
          <w:rPr>
            <w:noProof/>
          </w:rPr>
          <w:t>11</w:t>
        </w:r>
      </w:fldSimple>
      <w:bookmarkEnd w:id="88"/>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89" w:name="_Toc127993322"/>
      <w:r w:rsidRPr="00026347">
        <w:t>7</w:t>
      </w:r>
      <w:r w:rsidR="00417082" w:rsidRPr="00026347">
        <w:t xml:space="preserve">.2.7 okno </w:t>
      </w:r>
      <w:proofErr w:type="spellStart"/>
      <w:r w:rsidR="00417082" w:rsidRPr="00026347">
        <w:t>UkolForm</w:t>
      </w:r>
      <w:bookmarkEnd w:id="89"/>
      <w:proofErr w:type="spellEnd"/>
    </w:p>
    <w:p w14:paraId="733A18E2" w14:textId="2CFA7C24" w:rsidR="00417082" w:rsidRDefault="00757705" w:rsidP="00E06608">
      <w:pPr>
        <w:jc w:val="both"/>
      </w:pPr>
      <w:r w:rsidRPr="00E06608">
        <w:rPr>
          <w:highlight w:val="yellow"/>
        </w:rPr>
        <w:fldChar w:fldCharType="begin"/>
      </w:r>
      <w:r w:rsidRPr="00E06608">
        <w:rPr>
          <w:highlight w:val="yellow"/>
        </w:rPr>
        <w:instrText xml:space="preserve"> REF _Ref128418537 \h </w:instrText>
      </w:r>
      <w:r w:rsidRPr="00E06608">
        <w:rPr>
          <w:highlight w:val="yellow"/>
        </w:rPr>
      </w:r>
      <w:r w:rsidR="00E06608">
        <w:rPr>
          <w:highlight w:val="yellow"/>
        </w:rPr>
        <w:instrText xml:space="preserve"> \* MERGEFORMAT </w:instrText>
      </w:r>
      <w:r w:rsidRPr="00E06608">
        <w:rPr>
          <w:highlight w:val="yellow"/>
        </w:rPr>
        <w:fldChar w:fldCharType="separate"/>
      </w:r>
      <w:r w:rsidRPr="00E06608">
        <w:rPr>
          <w:highlight w:val="yellow"/>
        </w:rPr>
        <w:t xml:space="preserve">Obr. </w:t>
      </w:r>
      <w:r w:rsidRPr="00E06608">
        <w:rPr>
          <w:noProof/>
          <w:highlight w:val="yellow"/>
        </w:rPr>
        <w:t>12</w:t>
      </w:r>
      <w:r w:rsidRPr="00E06608">
        <w:rPr>
          <w:highlight w:val="yellow"/>
        </w:rPr>
        <w:fldChar w:fldCharType="end"/>
      </w:r>
      <w:r w:rsidRPr="00E06608">
        <w:rPr>
          <w:highlight w:val="yellow"/>
        </w:rPr>
        <w:t xml:space="preserve"> vyobrazuje okno </w:t>
      </w:r>
      <w:proofErr w:type="spellStart"/>
      <w:r w:rsidRPr="00E06608">
        <w:rPr>
          <w:highlight w:val="yellow"/>
        </w:rPr>
        <w:t>UkolForm</w:t>
      </w:r>
      <w:proofErr w:type="spellEnd"/>
      <w:r w:rsidRPr="00E06608">
        <w:rPr>
          <w:highlight w:val="yellow"/>
        </w:rPr>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E06608">
        <w:rPr>
          <w:highlight w:val="yellow"/>
        </w:rPr>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540E3E03" w:rsidR="00467315" w:rsidRPr="00026347" w:rsidRDefault="00A9126E" w:rsidP="00A9126E">
      <w:pPr>
        <w:pStyle w:val="Titulek"/>
      </w:pPr>
      <w:bookmarkStart w:id="90" w:name="_Ref128418537"/>
      <w:r>
        <w:t xml:space="preserve">Obr. </w:t>
      </w:r>
      <w:fldSimple w:instr=" SEQ Obrázek \* ARABIC ">
        <w:r w:rsidR="00F01FF8">
          <w:rPr>
            <w:noProof/>
          </w:rPr>
          <w:t>12</w:t>
        </w:r>
      </w:fldSimple>
      <w:bookmarkEnd w:id="90"/>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91" w:name="_Toc127993323"/>
      <w:r w:rsidRPr="00026347">
        <w:t>7</w:t>
      </w:r>
      <w:r w:rsidR="00417082" w:rsidRPr="00026347">
        <w:t xml:space="preserve">.2.8 okno </w:t>
      </w:r>
      <w:proofErr w:type="spellStart"/>
      <w:r w:rsidR="00417082" w:rsidRPr="00026347">
        <w:t>NastaveniForm</w:t>
      </w:r>
      <w:bookmarkEnd w:id="91"/>
      <w:proofErr w:type="spellEnd"/>
    </w:p>
    <w:p w14:paraId="6EF63C1E" w14:textId="2B1CA20A" w:rsidR="00F01FF8" w:rsidRPr="00F01FF8" w:rsidRDefault="00675849" w:rsidP="00F01FF8">
      <w:r w:rsidRPr="00F11833">
        <w:rPr>
          <w:highlight w:val="yellow"/>
          <w:rPrChange w:id="92" w:author="Martin Novák" w:date="2023-02-28T09:31:00Z">
            <w:rPr/>
          </w:rPrChange>
        </w:rPr>
        <w:t xml:space="preserve">Okno </w:t>
      </w:r>
      <w:proofErr w:type="spellStart"/>
      <w:r w:rsidRPr="00F11833">
        <w:rPr>
          <w:highlight w:val="yellow"/>
          <w:rPrChange w:id="93" w:author="Martin Novák" w:date="2023-02-28T09:31:00Z">
            <w:rPr/>
          </w:rPrChange>
        </w:rPr>
        <w:t>NastaveniForm</w:t>
      </w:r>
      <w:proofErr w:type="spellEnd"/>
      <w:r w:rsidRPr="00F11833">
        <w:rPr>
          <w:highlight w:val="yellow"/>
          <w:rPrChange w:id="94" w:author="Martin Novák" w:date="2023-02-28T09:31:00Z">
            <w:rPr/>
          </w:rPrChange>
        </w:rPr>
        <w:t xml:space="preserve"> (</w:t>
      </w:r>
      <w:r w:rsidR="00551A1B" w:rsidRPr="00F11833">
        <w:rPr>
          <w:highlight w:val="yellow"/>
          <w:rPrChange w:id="95" w:author="Martin Novák" w:date="2023-02-28T09:31:00Z">
            <w:rPr/>
          </w:rPrChange>
        </w:rPr>
        <w:fldChar w:fldCharType="begin"/>
      </w:r>
      <w:r w:rsidR="00551A1B" w:rsidRPr="00F11833">
        <w:rPr>
          <w:highlight w:val="yellow"/>
          <w:rPrChange w:id="96" w:author="Martin Novák" w:date="2023-02-28T09:31:00Z">
            <w:rPr/>
          </w:rPrChange>
        </w:rPr>
        <w:instrText xml:space="preserve"> REF _Ref128468001 \h </w:instrText>
      </w:r>
      <w:r w:rsidR="00551A1B" w:rsidRPr="00F11833">
        <w:rPr>
          <w:highlight w:val="yellow"/>
          <w:rPrChange w:id="97" w:author="Martin Novák" w:date="2023-02-28T09:31:00Z">
            <w:rPr/>
          </w:rPrChange>
        </w:rPr>
      </w:r>
      <w:r w:rsidR="00F11833">
        <w:rPr>
          <w:highlight w:val="yellow"/>
        </w:rPr>
        <w:instrText xml:space="preserve"> \* MERGEFORMAT </w:instrText>
      </w:r>
      <w:r w:rsidR="00551A1B" w:rsidRPr="00F11833">
        <w:rPr>
          <w:highlight w:val="yellow"/>
          <w:rPrChange w:id="98" w:author="Martin Novák" w:date="2023-02-28T09:31:00Z">
            <w:rPr/>
          </w:rPrChange>
        </w:rPr>
        <w:fldChar w:fldCharType="separate"/>
      </w:r>
      <w:r w:rsidR="00551A1B" w:rsidRPr="00F11833">
        <w:rPr>
          <w:highlight w:val="yellow"/>
          <w:rPrChange w:id="99" w:author="Martin Novák" w:date="2023-02-28T09:31:00Z">
            <w:rPr/>
          </w:rPrChange>
        </w:rPr>
        <w:t xml:space="preserve">Obr. </w:t>
      </w:r>
      <w:r w:rsidR="00551A1B" w:rsidRPr="00F11833">
        <w:rPr>
          <w:noProof/>
          <w:highlight w:val="yellow"/>
          <w:rPrChange w:id="100" w:author="Martin Novák" w:date="2023-02-28T09:31:00Z">
            <w:rPr>
              <w:noProof/>
            </w:rPr>
          </w:rPrChange>
        </w:rPr>
        <w:t>13</w:t>
      </w:r>
      <w:r w:rsidR="00551A1B" w:rsidRPr="00F11833">
        <w:rPr>
          <w:highlight w:val="yellow"/>
          <w:rPrChange w:id="101" w:author="Martin Novák" w:date="2023-02-28T09:31:00Z">
            <w:rPr/>
          </w:rPrChange>
        </w:rPr>
        <w:fldChar w:fldCharType="end"/>
      </w:r>
      <w:r w:rsidRPr="00F11833">
        <w:rPr>
          <w:highlight w:val="yellow"/>
          <w:rPrChange w:id="102" w:author="Martin Novák" w:date="2023-02-28T09:31:00Z">
            <w:rPr/>
          </w:rPrChange>
        </w:rPr>
        <w:t>) slo</w:t>
      </w:r>
      <w:r w:rsidR="00551A1B" w:rsidRPr="00F11833">
        <w:rPr>
          <w:highlight w:val="yellow"/>
          <w:rPrChange w:id="103" w:author="Martin Novák" w:date="2023-02-28T09:31:00Z">
            <w:rPr/>
          </w:rPrChange>
        </w:rPr>
        <w:t>u</w:t>
      </w:r>
      <w:r w:rsidRPr="00F11833">
        <w:rPr>
          <w:highlight w:val="yellow"/>
          <w:rPrChange w:id="104" w:author="Martin Novák" w:date="2023-02-28T09:31:00Z">
            <w:rPr/>
          </w:rPrChange>
        </w:rPr>
        <w:t>ží k výpisu a otestování globálního nastavení</w:t>
      </w:r>
      <w:r w:rsidR="00551A1B" w:rsidRPr="00F11833">
        <w:rPr>
          <w:highlight w:val="yellow"/>
          <w:rPrChange w:id="105" w:author="Martin Novák" w:date="2023-02-28T09:31:00Z">
            <w:rPr/>
          </w:rPrChange>
        </w:rPr>
        <w:t>, které využívají všechna okna otevíraná pomocí tlačítek v pravém bloku úvodní obrazovky.</w:t>
      </w:r>
      <w:ins w:id="106" w:author="Martin Novák" w:date="2023-02-28T09:21:00Z">
        <w:r w:rsidR="00930407" w:rsidRPr="00F11833">
          <w:rPr>
            <w:highlight w:val="yellow"/>
            <w:rPrChange w:id="107" w:author="Martin Novák" w:date="2023-02-28T09:31:00Z">
              <w:rPr/>
            </w:rPrChange>
          </w:rPr>
          <w:t xml:space="preserve"> Nastavení ovládání a grafiky je možn</w:t>
        </w:r>
      </w:ins>
      <w:ins w:id="108" w:author="Martin Novák" w:date="2023-02-28T09:22:00Z">
        <w:r w:rsidR="00930407" w:rsidRPr="00F11833">
          <w:rPr>
            <w:highlight w:val="yellow"/>
            <w:rPrChange w:id="109" w:author="Martin Novák" w:date="2023-02-28T09:31:00Z">
              <w:rPr/>
            </w:rPrChange>
          </w:rPr>
          <w:t xml:space="preserve">é vyzkoušet na obrázku </w:t>
        </w:r>
      </w:ins>
      <w:ins w:id="110" w:author="Martin Novák" w:date="2023-02-28T09:25:00Z">
        <w:r w:rsidR="00C855F4" w:rsidRPr="00F11833">
          <w:rPr>
            <w:highlight w:val="yellow"/>
            <w:rPrChange w:id="111" w:author="Martin Novák" w:date="2023-02-28T09:31:00Z">
              <w:rPr/>
            </w:rPrChange>
          </w:rPr>
          <w:t>vpravo</w:t>
        </w:r>
      </w:ins>
      <w:ins w:id="112" w:author="Martin Novák" w:date="2023-02-28T09:22:00Z">
        <w:r w:rsidR="00930407" w:rsidRPr="00F11833">
          <w:rPr>
            <w:highlight w:val="yellow"/>
            <w:rPrChange w:id="113" w:author="Martin Novák" w:date="2023-02-28T09:31:00Z">
              <w:rPr/>
            </w:rPrChange>
          </w:rPr>
          <w:t>, který má stanovený rozměr</w:t>
        </w:r>
      </w:ins>
      <w:ins w:id="114" w:author="Martin Novák" w:date="2023-02-28T09:23:00Z">
        <w:r w:rsidR="00930407" w:rsidRPr="00F11833">
          <w:rPr>
            <w:highlight w:val="yellow"/>
            <w:rPrChange w:id="115" w:author="Martin Novák" w:date="2023-02-28T09:31:00Z">
              <w:rPr/>
            </w:rPrChange>
          </w:rPr>
          <w:t xml:space="preserve"> a příslušnými klávesami je možné s ním pohybovat.</w:t>
        </w:r>
      </w:ins>
      <w:ins w:id="116" w:author="Martin Novák" w:date="2023-02-28T09:25:00Z">
        <w:r w:rsidR="00076F7F" w:rsidRPr="00F11833">
          <w:rPr>
            <w:highlight w:val="yellow"/>
            <w:rPrChange w:id="117" w:author="Martin Novák" w:date="2023-02-28T09:31:00Z">
              <w:rPr/>
            </w:rPrChange>
          </w:rPr>
          <w:t xml:space="preserve"> Nastavení map</w:t>
        </w:r>
      </w:ins>
      <w:ins w:id="118" w:author="Martin Novák" w:date="2023-02-28T09:26:00Z">
        <w:r w:rsidR="00076F7F" w:rsidRPr="00F11833">
          <w:rPr>
            <w:highlight w:val="yellow"/>
            <w:rPrChange w:id="119" w:author="Martin Novák" w:date="2023-02-28T09:31:00Z">
              <w:rPr/>
            </w:rPrChange>
          </w:rPr>
          <w:t xml:space="preserve">y je využito při generování v okně </w:t>
        </w:r>
        <w:proofErr w:type="spellStart"/>
        <w:r w:rsidR="00076F7F" w:rsidRPr="00F11833">
          <w:rPr>
            <w:highlight w:val="yellow"/>
            <w:rPrChange w:id="120" w:author="Martin Novák" w:date="2023-02-28T09:31:00Z">
              <w:rPr/>
            </w:rPrChange>
          </w:rPr>
          <w:t>GMMapaForm</w:t>
        </w:r>
      </w:ins>
      <w:proofErr w:type="spellEnd"/>
      <w:ins w:id="121" w:author="Martin Novák" w:date="2023-02-28T09:27:00Z">
        <w:r w:rsidR="00076F7F" w:rsidRPr="00F11833">
          <w:rPr>
            <w:highlight w:val="yellow"/>
            <w:rPrChange w:id="122" w:author="Martin Novák" w:date="2023-02-28T09:31:00Z">
              <w:rPr/>
            </w:rPrChange>
          </w:rPr>
          <w:t xml:space="preserve"> a </w:t>
        </w:r>
      </w:ins>
      <w:ins w:id="123" w:author="Martin Novák" w:date="2023-02-28T09:28:00Z">
        <w:r w:rsidR="00076F7F" w:rsidRPr="00F11833">
          <w:rPr>
            <w:highlight w:val="yellow"/>
            <w:rPrChange w:id="124" w:author="Martin Novák" w:date="2023-02-28T09:31:00Z">
              <w:rPr/>
            </w:rPrChange>
          </w:rPr>
          <w:t>určuje rozměry mřížky blo</w:t>
        </w:r>
      </w:ins>
      <w:ins w:id="125" w:author="Martin Novák" w:date="2023-02-28T09:29:00Z">
        <w:r w:rsidR="00076F7F" w:rsidRPr="00F11833">
          <w:rPr>
            <w:highlight w:val="yellow"/>
            <w:rPrChange w:id="126" w:author="Martin Novák" w:date="2023-02-28T09:31:00Z">
              <w:rPr/>
            </w:rPrChange>
          </w:rPr>
          <w:t xml:space="preserve">ků, které tvoří mapu, a lokací v každém </w:t>
        </w:r>
      </w:ins>
      <w:ins w:id="127" w:author="Martin Novák" w:date="2023-02-28T09:30:00Z">
        <w:r w:rsidR="00076F7F" w:rsidRPr="00F11833">
          <w:rPr>
            <w:highlight w:val="yellow"/>
            <w:rPrChange w:id="128" w:author="Martin Novák" w:date="2023-02-28T09:31:00Z">
              <w:rPr/>
            </w:rPrChange>
          </w:rPr>
          <w:t xml:space="preserve">tomto </w:t>
        </w:r>
      </w:ins>
      <w:ins w:id="129" w:author="Martin Novák" w:date="2023-02-28T09:29:00Z">
        <w:r w:rsidR="00076F7F" w:rsidRPr="00F11833">
          <w:rPr>
            <w:highlight w:val="yellow"/>
            <w:rPrChange w:id="130" w:author="Martin Novák" w:date="2023-02-28T09:31:00Z">
              <w:rPr/>
            </w:rPrChange>
          </w:rPr>
          <w:t>bloku</w:t>
        </w:r>
      </w:ins>
      <w:ins w:id="131" w:author="Martin Novák" w:date="2023-02-28T09:30:00Z">
        <w:r w:rsidR="00076F7F" w:rsidRPr="00F11833">
          <w:rPr>
            <w:highlight w:val="yellow"/>
            <w:rPrChange w:id="132" w:author="Martin Novák" w:date="2023-02-28T09:31:00Z">
              <w:rPr/>
            </w:rPrChange>
          </w:rPr>
          <w:t xml:space="preserve">. Dále </w:t>
        </w:r>
        <w:proofErr w:type="gramStart"/>
        <w:r w:rsidR="00076F7F" w:rsidRPr="00F11833">
          <w:rPr>
            <w:highlight w:val="yellow"/>
            <w:rPrChange w:id="133" w:author="Martin Novák" w:date="2023-02-28T09:31:00Z">
              <w:rPr/>
            </w:rPrChange>
          </w:rPr>
          <w:t>určuje</w:t>
        </w:r>
        <w:proofErr w:type="gramEnd"/>
        <w:r w:rsidR="00076F7F" w:rsidRPr="00F11833">
          <w:rPr>
            <w:highlight w:val="yellow"/>
            <w:rPrChange w:id="134" w:author="Martin Novák" w:date="2023-02-28T09:31:00Z">
              <w:rPr/>
            </w:rPrChange>
          </w:rPr>
          <w:t xml:space="preserve"> do jaké polohy je umístěna startovní lokace, podle které je generová</w:t>
        </w:r>
      </w:ins>
      <w:ins w:id="135" w:author="Martin Novák" w:date="2023-02-28T09:31:00Z">
        <w:r w:rsidR="00076F7F" w:rsidRPr="00F11833">
          <w:rPr>
            <w:highlight w:val="yellow"/>
            <w:rPrChange w:id="136" w:author="Martin Novák" w:date="2023-02-28T09:31:00Z">
              <w:rPr/>
            </w:rPrChange>
          </w:rPr>
          <w:t>n zbytek mapy.</w:t>
        </w:r>
      </w:ins>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45E99E4A" w:rsidR="00417082" w:rsidRPr="00026347" w:rsidRDefault="00F01FF8" w:rsidP="00F01FF8">
      <w:pPr>
        <w:pStyle w:val="Titulek"/>
      </w:pPr>
      <w:bookmarkStart w:id="137" w:name="_Ref128468001"/>
      <w:r>
        <w:t>Obr</w:t>
      </w:r>
      <w:r w:rsidR="00675849">
        <w:t>.</w:t>
      </w:r>
      <w:r>
        <w:t xml:space="preserve"> </w:t>
      </w:r>
      <w:fldSimple w:instr=" SEQ Obrázek \* ARABIC ">
        <w:r>
          <w:rPr>
            <w:noProof/>
          </w:rPr>
          <w:t>13</w:t>
        </w:r>
      </w:fldSimple>
      <w:bookmarkEnd w:id="137"/>
      <w:r>
        <w:t xml:space="preserve"> okno </w:t>
      </w:r>
      <w:proofErr w:type="spellStart"/>
      <w:r>
        <w:t>NastaveniForm</w:t>
      </w:r>
      <w:proofErr w:type="spellEnd"/>
      <w:r>
        <w:t>-vlastní</w:t>
      </w:r>
    </w:p>
    <w:p w14:paraId="4EEF6293" w14:textId="470DD0C7" w:rsidR="00E02B9D" w:rsidRPr="00026347" w:rsidRDefault="00C77786" w:rsidP="00E02B9D">
      <w:pPr>
        <w:pStyle w:val="Nadpis3"/>
      </w:pPr>
      <w:bookmarkStart w:id="138" w:name="_Toc127993324"/>
      <w:r w:rsidRPr="00026347">
        <w:t>7</w:t>
      </w:r>
      <w:r w:rsidR="00E02B9D" w:rsidRPr="00026347">
        <w:t xml:space="preserve">.2.9 okno </w:t>
      </w:r>
      <w:proofErr w:type="spellStart"/>
      <w:r w:rsidR="00E02B9D" w:rsidRPr="00026347">
        <w:t>GMPostavyForm</w:t>
      </w:r>
      <w:bookmarkEnd w:id="138"/>
      <w:proofErr w:type="spellEnd"/>
    </w:p>
    <w:p w14:paraId="6370B8EF" w14:textId="767397DD" w:rsidR="00E02B9D" w:rsidRPr="00026347" w:rsidRDefault="00E02B9D" w:rsidP="00E02B9D"/>
    <w:p w14:paraId="4B9600D4" w14:textId="7D2F02C0" w:rsidR="00E02B9D" w:rsidRPr="00026347" w:rsidRDefault="00C77786" w:rsidP="00E02B9D">
      <w:pPr>
        <w:pStyle w:val="Nadpis3"/>
      </w:pPr>
      <w:bookmarkStart w:id="139" w:name="_Toc127993325"/>
      <w:r w:rsidRPr="00026347">
        <w:t>7</w:t>
      </w:r>
      <w:r w:rsidR="00E02B9D" w:rsidRPr="00026347">
        <w:t xml:space="preserve">.2.10 okno </w:t>
      </w:r>
      <w:proofErr w:type="spellStart"/>
      <w:r w:rsidR="00E02B9D" w:rsidRPr="00026347">
        <w:t>GMMapaForm</w:t>
      </w:r>
      <w:bookmarkEnd w:id="139"/>
      <w:proofErr w:type="spellEnd"/>
    </w:p>
    <w:p w14:paraId="0F05CA46" w14:textId="6C2DA735" w:rsidR="00E02B9D" w:rsidRPr="00026347" w:rsidRDefault="00E02B9D" w:rsidP="00E02B9D"/>
    <w:p w14:paraId="2E749CE8" w14:textId="28E7866C" w:rsidR="00E02B9D" w:rsidRDefault="00C77786" w:rsidP="00E02B9D">
      <w:pPr>
        <w:pStyle w:val="Nadpis3"/>
      </w:pPr>
      <w:bookmarkStart w:id="140" w:name="_Toc127993326"/>
      <w:r w:rsidRPr="00026347">
        <w:t>7</w:t>
      </w:r>
      <w:r w:rsidR="00E02B9D" w:rsidRPr="00026347">
        <w:t xml:space="preserve">.2.11 okno </w:t>
      </w:r>
      <w:proofErr w:type="spellStart"/>
      <w:r w:rsidR="00E02B9D" w:rsidRPr="00026347">
        <w:t>GMUkldaniForm</w:t>
      </w:r>
      <w:bookmarkEnd w:id="140"/>
      <w:proofErr w:type="spellEnd"/>
    </w:p>
    <w:p w14:paraId="2E97579E" w14:textId="77777777" w:rsidR="0039715B" w:rsidRPr="00621687" w:rsidRDefault="0039715B" w:rsidP="00200256">
      <w:pPr>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141" w:name="_Toc127993327"/>
      <w:r w:rsidRPr="00621687">
        <w:rPr>
          <w:rStyle w:val="Nadpis1Char"/>
          <w:rFonts w:asciiTheme="minorHAnsi" w:hAnsiTheme="minorHAnsi" w:cstheme="minorHAnsi"/>
        </w:rPr>
        <w:t>8. Zhodnocení realizace aplikace</w:t>
      </w:r>
      <w:bookmarkEnd w:id="141"/>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142" w:name="_Toc127993328"/>
      <w:r w:rsidRPr="00621687">
        <w:rPr>
          <w:rFonts w:asciiTheme="minorHAnsi" w:hAnsiTheme="minorHAnsi" w:cstheme="minorHAnsi"/>
          <w:shd w:val="clear" w:color="auto" w:fill="FFFFFF"/>
        </w:rPr>
        <w:t>9. Závěr</w:t>
      </w:r>
      <w:bookmarkEnd w:id="142"/>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2"/>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43" w:name="_Toc127993329"/>
      <w:r>
        <w:lastRenderedPageBreak/>
        <w:t>Použité zdroje</w:t>
      </w:r>
      <w:bookmarkEnd w:id="143"/>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34700" w14:textId="77777777" w:rsidR="00AF2F19" w:rsidRDefault="00AF2F19" w:rsidP="00891BAF">
      <w:pPr>
        <w:spacing w:after="0" w:line="240" w:lineRule="auto"/>
      </w:pPr>
      <w:r>
        <w:separator/>
      </w:r>
    </w:p>
  </w:endnote>
  <w:endnote w:type="continuationSeparator" w:id="0">
    <w:p w14:paraId="3CB6755F" w14:textId="77777777" w:rsidR="00AF2F19" w:rsidRDefault="00AF2F19"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FA083" w14:textId="77777777" w:rsidR="00AF2F19" w:rsidRDefault="00AF2F19" w:rsidP="00891BAF">
      <w:pPr>
        <w:spacing w:after="0" w:line="240" w:lineRule="auto"/>
      </w:pPr>
      <w:r>
        <w:separator/>
      </w:r>
    </w:p>
  </w:footnote>
  <w:footnote w:type="continuationSeparator" w:id="0">
    <w:p w14:paraId="4B690ABC" w14:textId="77777777" w:rsidR="00AF2F19" w:rsidRDefault="00AF2F19"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219EC"/>
    <w:rsid w:val="0012288F"/>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28B4"/>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14BD0"/>
    <w:rsid w:val="005155AE"/>
    <w:rsid w:val="0051575C"/>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7027"/>
    <w:rsid w:val="005B0942"/>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8D3"/>
    <w:rsid w:val="00640309"/>
    <w:rsid w:val="006404D6"/>
    <w:rsid w:val="00640F1A"/>
    <w:rsid w:val="00642E3B"/>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3099"/>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372"/>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3A5C"/>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2A8B"/>
    <w:rsid w:val="00A14853"/>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2F19"/>
    <w:rsid w:val="00AF3996"/>
    <w:rsid w:val="00AF40A2"/>
    <w:rsid w:val="00AF545D"/>
    <w:rsid w:val="00AF550B"/>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5257"/>
    <w:rsid w:val="00B6010F"/>
    <w:rsid w:val="00B6160C"/>
    <w:rsid w:val="00B61D60"/>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B94A4C"/>
    <w:rsid w:val="00B95B2C"/>
    <w:rsid w:val="00BB6061"/>
    <w:rsid w:val="00BD45FD"/>
    <w:rsid w:val="00BE7F0E"/>
    <w:rsid w:val="00C123E0"/>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120780</TotalTime>
  <Pages>34</Pages>
  <Words>12132</Words>
  <Characters>76560</Characters>
  <Application>Microsoft Office Word</Application>
  <DocSecurity>0</DocSecurity>
  <Lines>1595</Lines>
  <Paragraphs>791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560</cp:revision>
  <cp:lastPrinted>2023-02-12T16:23:00Z</cp:lastPrinted>
  <dcterms:created xsi:type="dcterms:W3CDTF">2021-03-29T20:15:00Z</dcterms:created>
  <dcterms:modified xsi:type="dcterms:W3CDTF">2023-02-28T08:31:00Z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