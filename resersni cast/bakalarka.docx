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84282C0" w14:textId="2692B7BA" w:rsidR="00224D91" w:rsidRDefault="00F67031" w:rsidP="005534AA">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406511" w:history="1">
            <w:r w:rsidR="00224D91" w:rsidRPr="00582BD3">
              <w:rPr>
                <w:rStyle w:val="Hypertextovodkaz"/>
                <w:noProof/>
              </w:rPr>
              <w:t xml:space="preserve">1. </w:t>
            </w:r>
            <w:r w:rsidR="00224D91" w:rsidRPr="00582BD3">
              <w:rPr>
                <w:rStyle w:val="Hypertextovodkaz"/>
                <w:rFonts w:cstheme="minorHAnsi"/>
                <w:noProof/>
              </w:rPr>
              <w:t>Úvod</w:t>
            </w:r>
            <w:r w:rsidR="00224D91">
              <w:rPr>
                <w:noProof/>
                <w:webHidden/>
              </w:rPr>
              <w:tab/>
            </w:r>
            <w:r w:rsidR="00224D91">
              <w:rPr>
                <w:noProof/>
                <w:webHidden/>
              </w:rPr>
              <w:fldChar w:fldCharType="begin"/>
            </w:r>
            <w:r w:rsidR="00224D91">
              <w:rPr>
                <w:noProof/>
                <w:webHidden/>
              </w:rPr>
              <w:instrText xml:space="preserve"> PAGEREF _Toc130406511 \h </w:instrText>
            </w:r>
            <w:r w:rsidR="00224D91">
              <w:rPr>
                <w:noProof/>
                <w:webHidden/>
              </w:rPr>
            </w:r>
            <w:r w:rsidR="00224D91">
              <w:rPr>
                <w:noProof/>
                <w:webHidden/>
              </w:rPr>
              <w:fldChar w:fldCharType="separate"/>
            </w:r>
            <w:r w:rsidR="006567F8">
              <w:rPr>
                <w:noProof/>
                <w:webHidden/>
              </w:rPr>
              <w:t>1</w:t>
            </w:r>
            <w:r w:rsidR="00224D91">
              <w:rPr>
                <w:noProof/>
                <w:webHidden/>
              </w:rPr>
              <w:fldChar w:fldCharType="end"/>
            </w:r>
          </w:hyperlink>
        </w:p>
        <w:p w14:paraId="4A9EB6AC" w14:textId="2D170817" w:rsidR="00224D91" w:rsidRDefault="00224D91" w:rsidP="005534AA">
          <w:pPr>
            <w:pStyle w:val="Obsah1"/>
            <w:rPr>
              <w:rFonts w:eastAsiaTheme="minorEastAsia"/>
              <w:noProof/>
              <w:lang w:eastAsia="cs-CZ"/>
            </w:rPr>
          </w:pPr>
          <w:hyperlink w:anchor="_Toc130406512" w:history="1">
            <w:r w:rsidRPr="00582BD3">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_Toc130406512 \h </w:instrText>
            </w:r>
            <w:r>
              <w:rPr>
                <w:noProof/>
                <w:webHidden/>
              </w:rPr>
            </w:r>
            <w:r>
              <w:rPr>
                <w:noProof/>
                <w:webHidden/>
              </w:rPr>
              <w:fldChar w:fldCharType="separate"/>
            </w:r>
            <w:r w:rsidR="006567F8">
              <w:rPr>
                <w:noProof/>
                <w:webHidden/>
              </w:rPr>
              <w:t>1</w:t>
            </w:r>
            <w:r>
              <w:rPr>
                <w:noProof/>
                <w:webHidden/>
              </w:rPr>
              <w:fldChar w:fldCharType="end"/>
            </w:r>
          </w:hyperlink>
        </w:p>
        <w:p w14:paraId="45D2C3CB" w14:textId="37EF7A3F" w:rsidR="00224D91" w:rsidRDefault="00224D91">
          <w:pPr>
            <w:pStyle w:val="Obsah2"/>
            <w:tabs>
              <w:tab w:val="right" w:leader="dot" w:pos="9062"/>
            </w:tabs>
            <w:rPr>
              <w:rFonts w:eastAsiaTheme="minorEastAsia"/>
              <w:noProof/>
              <w:lang w:eastAsia="cs-CZ"/>
            </w:rPr>
          </w:pPr>
          <w:hyperlink w:anchor="_Toc130406513" w:history="1">
            <w:r w:rsidRPr="00582BD3">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_Toc130406513 \h </w:instrText>
            </w:r>
            <w:r>
              <w:rPr>
                <w:noProof/>
                <w:webHidden/>
              </w:rPr>
            </w:r>
            <w:r>
              <w:rPr>
                <w:noProof/>
                <w:webHidden/>
              </w:rPr>
              <w:fldChar w:fldCharType="separate"/>
            </w:r>
            <w:r w:rsidR="006567F8">
              <w:rPr>
                <w:noProof/>
                <w:webHidden/>
              </w:rPr>
              <w:t>1</w:t>
            </w:r>
            <w:r>
              <w:rPr>
                <w:noProof/>
                <w:webHidden/>
              </w:rPr>
              <w:fldChar w:fldCharType="end"/>
            </w:r>
          </w:hyperlink>
        </w:p>
        <w:p w14:paraId="41AE1E62" w14:textId="7EB8445A" w:rsidR="00224D91" w:rsidRDefault="00224D91">
          <w:pPr>
            <w:pStyle w:val="Obsah2"/>
            <w:tabs>
              <w:tab w:val="right" w:leader="dot" w:pos="9062"/>
            </w:tabs>
            <w:rPr>
              <w:rFonts w:eastAsiaTheme="minorEastAsia"/>
              <w:noProof/>
              <w:lang w:eastAsia="cs-CZ"/>
            </w:rPr>
          </w:pPr>
          <w:hyperlink w:anchor="_Toc130406514" w:history="1">
            <w:r w:rsidRPr="00582BD3">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_Toc130406514 \h </w:instrText>
            </w:r>
            <w:r>
              <w:rPr>
                <w:noProof/>
                <w:webHidden/>
              </w:rPr>
            </w:r>
            <w:r>
              <w:rPr>
                <w:noProof/>
                <w:webHidden/>
              </w:rPr>
              <w:fldChar w:fldCharType="separate"/>
            </w:r>
            <w:r w:rsidR="006567F8">
              <w:rPr>
                <w:noProof/>
                <w:webHidden/>
              </w:rPr>
              <w:t>1</w:t>
            </w:r>
            <w:r>
              <w:rPr>
                <w:noProof/>
                <w:webHidden/>
              </w:rPr>
              <w:fldChar w:fldCharType="end"/>
            </w:r>
          </w:hyperlink>
        </w:p>
        <w:p w14:paraId="4FD0750F" w14:textId="26824007" w:rsidR="00224D91" w:rsidRDefault="00224D91" w:rsidP="005534AA">
          <w:pPr>
            <w:pStyle w:val="Obsah1"/>
            <w:rPr>
              <w:rFonts w:eastAsiaTheme="minorEastAsia"/>
              <w:noProof/>
              <w:lang w:eastAsia="cs-CZ"/>
            </w:rPr>
          </w:pPr>
          <w:hyperlink w:anchor="_Toc130406515" w:history="1">
            <w:r w:rsidRPr="00582BD3">
              <w:rPr>
                <w:rStyle w:val="Hypertextovodkaz"/>
                <w:rFonts w:cstheme="minorHAnsi"/>
                <w:noProof/>
                <w:highlight w:val="green"/>
              </w:rPr>
              <w:t>3. Výběr vhodných programovacích jazyků pro vývoj her</w:t>
            </w:r>
            <w:r>
              <w:rPr>
                <w:noProof/>
                <w:webHidden/>
              </w:rPr>
              <w:tab/>
            </w:r>
            <w:r>
              <w:rPr>
                <w:noProof/>
                <w:webHidden/>
              </w:rPr>
              <w:fldChar w:fldCharType="begin"/>
            </w:r>
            <w:r>
              <w:rPr>
                <w:noProof/>
                <w:webHidden/>
              </w:rPr>
              <w:instrText xml:space="preserve"> PAGEREF _Toc130406515 \h </w:instrText>
            </w:r>
            <w:r>
              <w:rPr>
                <w:noProof/>
                <w:webHidden/>
              </w:rPr>
            </w:r>
            <w:r>
              <w:rPr>
                <w:noProof/>
                <w:webHidden/>
              </w:rPr>
              <w:fldChar w:fldCharType="separate"/>
            </w:r>
            <w:r w:rsidR="006567F8">
              <w:rPr>
                <w:noProof/>
                <w:webHidden/>
              </w:rPr>
              <w:t>1</w:t>
            </w:r>
            <w:r>
              <w:rPr>
                <w:noProof/>
                <w:webHidden/>
              </w:rPr>
              <w:fldChar w:fldCharType="end"/>
            </w:r>
          </w:hyperlink>
        </w:p>
        <w:p w14:paraId="0B27AA07" w14:textId="236BDF50" w:rsidR="00224D91" w:rsidRDefault="00224D91">
          <w:pPr>
            <w:pStyle w:val="Obsah2"/>
            <w:tabs>
              <w:tab w:val="right" w:leader="dot" w:pos="9062"/>
            </w:tabs>
            <w:rPr>
              <w:rFonts w:eastAsiaTheme="minorEastAsia"/>
              <w:noProof/>
              <w:lang w:eastAsia="cs-CZ"/>
            </w:rPr>
          </w:pPr>
          <w:hyperlink w:anchor="_Toc130406516" w:history="1">
            <w:r w:rsidRPr="00582BD3">
              <w:rPr>
                <w:rStyle w:val="Hypertextovodkaz"/>
                <w:rFonts w:cstheme="minorHAnsi"/>
                <w:noProof/>
                <w:highlight w:val="green"/>
                <w:shd w:val="clear" w:color="auto" w:fill="FFFFFF"/>
              </w:rPr>
              <w:t>3.1 C++</w:t>
            </w:r>
            <w:r>
              <w:rPr>
                <w:noProof/>
                <w:webHidden/>
              </w:rPr>
              <w:tab/>
            </w:r>
            <w:r>
              <w:rPr>
                <w:noProof/>
                <w:webHidden/>
              </w:rPr>
              <w:fldChar w:fldCharType="begin"/>
            </w:r>
            <w:r>
              <w:rPr>
                <w:noProof/>
                <w:webHidden/>
              </w:rPr>
              <w:instrText xml:space="preserve"> PAGEREF _Toc130406516 \h </w:instrText>
            </w:r>
            <w:r>
              <w:rPr>
                <w:noProof/>
                <w:webHidden/>
              </w:rPr>
            </w:r>
            <w:r>
              <w:rPr>
                <w:noProof/>
                <w:webHidden/>
              </w:rPr>
              <w:fldChar w:fldCharType="separate"/>
            </w:r>
            <w:r w:rsidR="006567F8">
              <w:rPr>
                <w:noProof/>
                <w:webHidden/>
              </w:rPr>
              <w:t>3</w:t>
            </w:r>
            <w:r>
              <w:rPr>
                <w:noProof/>
                <w:webHidden/>
              </w:rPr>
              <w:fldChar w:fldCharType="end"/>
            </w:r>
          </w:hyperlink>
        </w:p>
        <w:p w14:paraId="0BB27F66" w14:textId="735A721C" w:rsidR="00224D91" w:rsidRDefault="00224D91">
          <w:pPr>
            <w:pStyle w:val="Obsah3"/>
            <w:tabs>
              <w:tab w:val="right" w:leader="dot" w:pos="9062"/>
            </w:tabs>
            <w:rPr>
              <w:rFonts w:eastAsiaTheme="minorEastAsia"/>
              <w:noProof/>
              <w:lang w:eastAsia="cs-CZ"/>
            </w:rPr>
          </w:pPr>
          <w:hyperlink w:anchor="_Toc130406517" w:history="1">
            <w:r w:rsidRPr="00582BD3">
              <w:rPr>
                <w:rStyle w:val="Hypertextovodkaz"/>
                <w:noProof/>
                <w:highlight w:val="green"/>
                <w:shd w:val="clear" w:color="auto" w:fill="FFFFFF"/>
              </w:rPr>
              <w:t>3.1.1 kompilace a hardware</w:t>
            </w:r>
            <w:r>
              <w:rPr>
                <w:noProof/>
                <w:webHidden/>
              </w:rPr>
              <w:tab/>
            </w:r>
            <w:r>
              <w:rPr>
                <w:noProof/>
                <w:webHidden/>
              </w:rPr>
              <w:fldChar w:fldCharType="begin"/>
            </w:r>
            <w:r>
              <w:rPr>
                <w:noProof/>
                <w:webHidden/>
              </w:rPr>
              <w:instrText xml:space="preserve"> PAGEREF _Toc130406517 \h </w:instrText>
            </w:r>
            <w:r>
              <w:rPr>
                <w:noProof/>
                <w:webHidden/>
              </w:rPr>
            </w:r>
            <w:r>
              <w:rPr>
                <w:noProof/>
                <w:webHidden/>
              </w:rPr>
              <w:fldChar w:fldCharType="separate"/>
            </w:r>
            <w:r w:rsidR="006567F8">
              <w:rPr>
                <w:noProof/>
                <w:webHidden/>
              </w:rPr>
              <w:t>3</w:t>
            </w:r>
            <w:r>
              <w:rPr>
                <w:noProof/>
                <w:webHidden/>
              </w:rPr>
              <w:fldChar w:fldCharType="end"/>
            </w:r>
          </w:hyperlink>
        </w:p>
        <w:p w14:paraId="59CE3003" w14:textId="62D46D8D" w:rsidR="00224D91" w:rsidRDefault="00224D91">
          <w:pPr>
            <w:pStyle w:val="Obsah3"/>
            <w:tabs>
              <w:tab w:val="right" w:leader="dot" w:pos="9062"/>
            </w:tabs>
            <w:rPr>
              <w:rFonts w:eastAsiaTheme="minorEastAsia"/>
              <w:noProof/>
              <w:lang w:eastAsia="cs-CZ"/>
            </w:rPr>
          </w:pPr>
          <w:hyperlink w:anchor="_Toc130406518" w:history="1">
            <w:r w:rsidRPr="00582BD3">
              <w:rPr>
                <w:rStyle w:val="Hypertextovodkaz"/>
                <w:noProof/>
                <w:highlight w:val="green"/>
              </w:rPr>
              <w:t>3.1.2 novinky oproti C</w:t>
            </w:r>
            <w:r>
              <w:rPr>
                <w:noProof/>
                <w:webHidden/>
              </w:rPr>
              <w:tab/>
            </w:r>
            <w:r>
              <w:rPr>
                <w:noProof/>
                <w:webHidden/>
              </w:rPr>
              <w:fldChar w:fldCharType="begin"/>
            </w:r>
            <w:r>
              <w:rPr>
                <w:noProof/>
                <w:webHidden/>
              </w:rPr>
              <w:instrText xml:space="preserve"> PAGEREF _Toc130406518 \h </w:instrText>
            </w:r>
            <w:r>
              <w:rPr>
                <w:noProof/>
                <w:webHidden/>
              </w:rPr>
            </w:r>
            <w:r>
              <w:rPr>
                <w:noProof/>
                <w:webHidden/>
              </w:rPr>
              <w:fldChar w:fldCharType="separate"/>
            </w:r>
            <w:r w:rsidR="006567F8">
              <w:rPr>
                <w:noProof/>
                <w:webHidden/>
              </w:rPr>
              <w:t>3</w:t>
            </w:r>
            <w:r>
              <w:rPr>
                <w:noProof/>
                <w:webHidden/>
              </w:rPr>
              <w:fldChar w:fldCharType="end"/>
            </w:r>
          </w:hyperlink>
        </w:p>
        <w:p w14:paraId="5614D9A0" w14:textId="472D3EF6" w:rsidR="00224D91" w:rsidRDefault="00224D91">
          <w:pPr>
            <w:pStyle w:val="Obsah3"/>
            <w:tabs>
              <w:tab w:val="right" w:leader="dot" w:pos="9062"/>
            </w:tabs>
            <w:rPr>
              <w:rFonts w:eastAsiaTheme="minorEastAsia"/>
              <w:noProof/>
              <w:lang w:eastAsia="cs-CZ"/>
            </w:rPr>
          </w:pPr>
          <w:hyperlink w:anchor="_Toc130406519" w:history="1">
            <w:r w:rsidRPr="00582BD3">
              <w:rPr>
                <w:rStyle w:val="Hypertextovodkaz"/>
                <w:noProof/>
                <w:highlight w:val="green"/>
                <w:shd w:val="clear" w:color="auto" w:fill="FFFFFF"/>
              </w:rPr>
              <w:t>3.1.3 nevýhody</w:t>
            </w:r>
            <w:r>
              <w:rPr>
                <w:noProof/>
                <w:webHidden/>
              </w:rPr>
              <w:tab/>
            </w:r>
            <w:r>
              <w:rPr>
                <w:noProof/>
                <w:webHidden/>
              </w:rPr>
              <w:fldChar w:fldCharType="begin"/>
            </w:r>
            <w:r>
              <w:rPr>
                <w:noProof/>
                <w:webHidden/>
              </w:rPr>
              <w:instrText xml:space="preserve"> PAGEREF _Toc130406519 \h </w:instrText>
            </w:r>
            <w:r>
              <w:rPr>
                <w:noProof/>
                <w:webHidden/>
              </w:rPr>
            </w:r>
            <w:r>
              <w:rPr>
                <w:noProof/>
                <w:webHidden/>
              </w:rPr>
              <w:fldChar w:fldCharType="separate"/>
            </w:r>
            <w:r w:rsidR="006567F8">
              <w:rPr>
                <w:noProof/>
                <w:webHidden/>
              </w:rPr>
              <w:t>3</w:t>
            </w:r>
            <w:r>
              <w:rPr>
                <w:noProof/>
                <w:webHidden/>
              </w:rPr>
              <w:fldChar w:fldCharType="end"/>
            </w:r>
          </w:hyperlink>
        </w:p>
        <w:p w14:paraId="78EDB699" w14:textId="66F63ECE" w:rsidR="00224D91" w:rsidRDefault="00224D91">
          <w:pPr>
            <w:pStyle w:val="Obsah2"/>
            <w:tabs>
              <w:tab w:val="right" w:leader="dot" w:pos="9062"/>
            </w:tabs>
            <w:rPr>
              <w:rFonts w:eastAsiaTheme="minorEastAsia"/>
              <w:noProof/>
              <w:lang w:eastAsia="cs-CZ"/>
            </w:rPr>
          </w:pPr>
          <w:hyperlink w:anchor="_Toc130406520" w:history="1">
            <w:r w:rsidRPr="00582BD3">
              <w:rPr>
                <w:rStyle w:val="Hypertextovodkaz"/>
                <w:rFonts w:cstheme="minorHAnsi"/>
                <w:noProof/>
                <w:highlight w:val="green"/>
                <w:shd w:val="clear" w:color="auto" w:fill="FFFFFF"/>
              </w:rPr>
              <w:t>3.2 Java</w:t>
            </w:r>
            <w:r>
              <w:rPr>
                <w:noProof/>
                <w:webHidden/>
              </w:rPr>
              <w:tab/>
            </w:r>
            <w:r>
              <w:rPr>
                <w:noProof/>
                <w:webHidden/>
              </w:rPr>
              <w:fldChar w:fldCharType="begin"/>
            </w:r>
            <w:r>
              <w:rPr>
                <w:noProof/>
                <w:webHidden/>
              </w:rPr>
              <w:instrText xml:space="preserve"> PAGEREF _Toc130406520 \h </w:instrText>
            </w:r>
            <w:r>
              <w:rPr>
                <w:noProof/>
                <w:webHidden/>
              </w:rPr>
            </w:r>
            <w:r>
              <w:rPr>
                <w:noProof/>
                <w:webHidden/>
              </w:rPr>
              <w:fldChar w:fldCharType="separate"/>
            </w:r>
            <w:r w:rsidR="006567F8">
              <w:rPr>
                <w:noProof/>
                <w:webHidden/>
              </w:rPr>
              <w:t>3</w:t>
            </w:r>
            <w:r>
              <w:rPr>
                <w:noProof/>
                <w:webHidden/>
              </w:rPr>
              <w:fldChar w:fldCharType="end"/>
            </w:r>
          </w:hyperlink>
        </w:p>
        <w:p w14:paraId="528305DD" w14:textId="60521808" w:rsidR="00224D91" w:rsidRDefault="00224D91">
          <w:pPr>
            <w:pStyle w:val="Obsah3"/>
            <w:tabs>
              <w:tab w:val="right" w:leader="dot" w:pos="9062"/>
            </w:tabs>
            <w:rPr>
              <w:rFonts w:eastAsiaTheme="minorEastAsia"/>
              <w:noProof/>
              <w:lang w:eastAsia="cs-CZ"/>
            </w:rPr>
          </w:pPr>
          <w:hyperlink w:anchor="_Toc130406521" w:history="1">
            <w:r w:rsidRPr="00582BD3">
              <w:rPr>
                <w:rStyle w:val="Hypertextovodkaz"/>
                <w:noProof/>
                <w:highlight w:val="green"/>
                <w:shd w:val="clear" w:color="auto" w:fill="FFFFFF"/>
              </w:rPr>
              <w:t>3.2.1 JIT (Just In Time)</w:t>
            </w:r>
            <w:r>
              <w:rPr>
                <w:noProof/>
                <w:webHidden/>
              </w:rPr>
              <w:tab/>
            </w:r>
            <w:r>
              <w:rPr>
                <w:noProof/>
                <w:webHidden/>
              </w:rPr>
              <w:fldChar w:fldCharType="begin"/>
            </w:r>
            <w:r>
              <w:rPr>
                <w:noProof/>
                <w:webHidden/>
              </w:rPr>
              <w:instrText xml:space="preserve"> PAGEREF _Toc130406521 \h </w:instrText>
            </w:r>
            <w:r>
              <w:rPr>
                <w:noProof/>
                <w:webHidden/>
              </w:rPr>
            </w:r>
            <w:r>
              <w:rPr>
                <w:noProof/>
                <w:webHidden/>
              </w:rPr>
              <w:fldChar w:fldCharType="separate"/>
            </w:r>
            <w:r w:rsidR="006567F8">
              <w:rPr>
                <w:noProof/>
                <w:webHidden/>
              </w:rPr>
              <w:t>4</w:t>
            </w:r>
            <w:r>
              <w:rPr>
                <w:noProof/>
                <w:webHidden/>
              </w:rPr>
              <w:fldChar w:fldCharType="end"/>
            </w:r>
          </w:hyperlink>
        </w:p>
        <w:p w14:paraId="0784D9E9" w14:textId="296C62BB" w:rsidR="00224D91" w:rsidRDefault="00224D91">
          <w:pPr>
            <w:pStyle w:val="Obsah3"/>
            <w:tabs>
              <w:tab w:val="right" w:leader="dot" w:pos="9062"/>
            </w:tabs>
            <w:rPr>
              <w:rFonts w:eastAsiaTheme="minorEastAsia"/>
              <w:noProof/>
              <w:lang w:eastAsia="cs-CZ"/>
            </w:rPr>
          </w:pPr>
          <w:hyperlink w:anchor="_Toc130406522" w:history="1">
            <w:r w:rsidRPr="00582BD3">
              <w:rPr>
                <w:rStyle w:val="Hypertextovodkaz"/>
                <w:noProof/>
                <w:highlight w:val="green"/>
                <w:shd w:val="clear" w:color="auto" w:fill="FFFFFF"/>
              </w:rPr>
              <w:t xml:space="preserve">3.2.2 </w:t>
            </w:r>
            <w:r w:rsidRPr="00582BD3">
              <w:rPr>
                <w:rStyle w:val="Hypertextovodkaz"/>
                <w:noProof/>
                <w:highlight w:val="green"/>
              </w:rPr>
              <w:t>přístup k paměti a ovládání hardware</w:t>
            </w:r>
            <w:r>
              <w:rPr>
                <w:noProof/>
                <w:webHidden/>
              </w:rPr>
              <w:tab/>
            </w:r>
            <w:r>
              <w:rPr>
                <w:noProof/>
                <w:webHidden/>
              </w:rPr>
              <w:fldChar w:fldCharType="begin"/>
            </w:r>
            <w:r>
              <w:rPr>
                <w:noProof/>
                <w:webHidden/>
              </w:rPr>
              <w:instrText xml:space="preserve"> PAGEREF _Toc130406522 \h </w:instrText>
            </w:r>
            <w:r>
              <w:rPr>
                <w:noProof/>
                <w:webHidden/>
              </w:rPr>
            </w:r>
            <w:r>
              <w:rPr>
                <w:noProof/>
                <w:webHidden/>
              </w:rPr>
              <w:fldChar w:fldCharType="separate"/>
            </w:r>
            <w:r w:rsidR="006567F8">
              <w:rPr>
                <w:noProof/>
                <w:webHidden/>
              </w:rPr>
              <w:t>4</w:t>
            </w:r>
            <w:r>
              <w:rPr>
                <w:noProof/>
                <w:webHidden/>
              </w:rPr>
              <w:fldChar w:fldCharType="end"/>
            </w:r>
          </w:hyperlink>
        </w:p>
        <w:p w14:paraId="0EA88555" w14:textId="32E0EEFB" w:rsidR="00224D91" w:rsidRDefault="00224D91">
          <w:pPr>
            <w:pStyle w:val="Obsah3"/>
            <w:tabs>
              <w:tab w:val="right" w:leader="dot" w:pos="9062"/>
            </w:tabs>
            <w:rPr>
              <w:rFonts w:eastAsiaTheme="minorEastAsia"/>
              <w:noProof/>
              <w:lang w:eastAsia="cs-CZ"/>
            </w:rPr>
          </w:pPr>
          <w:hyperlink w:anchor="_Toc130406523" w:history="1">
            <w:r w:rsidRPr="00582BD3">
              <w:rPr>
                <w:rStyle w:val="Hypertextovodkaz"/>
                <w:noProof/>
                <w:highlight w:val="green"/>
                <w:shd w:val="clear" w:color="auto" w:fill="FFFFFF"/>
              </w:rPr>
              <w:t>3.2.3 výhody</w:t>
            </w:r>
            <w:r>
              <w:rPr>
                <w:noProof/>
                <w:webHidden/>
              </w:rPr>
              <w:tab/>
            </w:r>
            <w:r>
              <w:rPr>
                <w:noProof/>
                <w:webHidden/>
              </w:rPr>
              <w:fldChar w:fldCharType="begin"/>
            </w:r>
            <w:r>
              <w:rPr>
                <w:noProof/>
                <w:webHidden/>
              </w:rPr>
              <w:instrText xml:space="preserve"> PAGEREF _Toc130406523 \h </w:instrText>
            </w:r>
            <w:r>
              <w:rPr>
                <w:noProof/>
                <w:webHidden/>
              </w:rPr>
            </w:r>
            <w:r>
              <w:rPr>
                <w:noProof/>
                <w:webHidden/>
              </w:rPr>
              <w:fldChar w:fldCharType="separate"/>
            </w:r>
            <w:r w:rsidR="006567F8">
              <w:rPr>
                <w:noProof/>
                <w:webHidden/>
              </w:rPr>
              <w:t>4</w:t>
            </w:r>
            <w:r>
              <w:rPr>
                <w:noProof/>
                <w:webHidden/>
              </w:rPr>
              <w:fldChar w:fldCharType="end"/>
            </w:r>
          </w:hyperlink>
        </w:p>
        <w:p w14:paraId="720FBE81" w14:textId="0E411226" w:rsidR="00224D91" w:rsidRDefault="00224D91">
          <w:pPr>
            <w:pStyle w:val="Obsah3"/>
            <w:tabs>
              <w:tab w:val="right" w:leader="dot" w:pos="9062"/>
            </w:tabs>
            <w:rPr>
              <w:rFonts w:eastAsiaTheme="minorEastAsia"/>
              <w:noProof/>
              <w:lang w:eastAsia="cs-CZ"/>
            </w:rPr>
          </w:pPr>
          <w:hyperlink w:anchor="_Toc130406524" w:history="1">
            <w:r w:rsidRPr="00582BD3">
              <w:rPr>
                <w:rStyle w:val="Hypertextovodkaz"/>
                <w:noProof/>
                <w:highlight w:val="green"/>
                <w:shd w:val="clear" w:color="auto" w:fill="FFFFFF"/>
              </w:rPr>
              <w:t>3.2.4 nevýhody</w:t>
            </w:r>
            <w:r>
              <w:rPr>
                <w:noProof/>
                <w:webHidden/>
              </w:rPr>
              <w:tab/>
            </w:r>
            <w:r>
              <w:rPr>
                <w:noProof/>
                <w:webHidden/>
              </w:rPr>
              <w:fldChar w:fldCharType="begin"/>
            </w:r>
            <w:r>
              <w:rPr>
                <w:noProof/>
                <w:webHidden/>
              </w:rPr>
              <w:instrText xml:space="preserve"> PAGEREF _Toc130406524 \h </w:instrText>
            </w:r>
            <w:r>
              <w:rPr>
                <w:noProof/>
                <w:webHidden/>
              </w:rPr>
            </w:r>
            <w:r>
              <w:rPr>
                <w:noProof/>
                <w:webHidden/>
              </w:rPr>
              <w:fldChar w:fldCharType="separate"/>
            </w:r>
            <w:r w:rsidR="006567F8">
              <w:rPr>
                <w:noProof/>
                <w:webHidden/>
              </w:rPr>
              <w:t>4</w:t>
            </w:r>
            <w:r>
              <w:rPr>
                <w:noProof/>
                <w:webHidden/>
              </w:rPr>
              <w:fldChar w:fldCharType="end"/>
            </w:r>
          </w:hyperlink>
        </w:p>
        <w:p w14:paraId="610C56A5" w14:textId="55816AB0" w:rsidR="00224D91" w:rsidRDefault="00224D91">
          <w:pPr>
            <w:pStyle w:val="Obsah2"/>
            <w:tabs>
              <w:tab w:val="right" w:leader="dot" w:pos="9062"/>
            </w:tabs>
            <w:rPr>
              <w:rFonts w:eastAsiaTheme="minorEastAsia"/>
              <w:noProof/>
              <w:lang w:eastAsia="cs-CZ"/>
            </w:rPr>
          </w:pPr>
          <w:hyperlink w:anchor="_Toc130406525" w:history="1">
            <w:r w:rsidRPr="00582BD3">
              <w:rPr>
                <w:rStyle w:val="Hypertextovodkaz"/>
                <w:rFonts w:cstheme="minorHAnsi"/>
                <w:noProof/>
                <w:highlight w:val="green"/>
                <w:shd w:val="clear" w:color="auto" w:fill="FFFFFF"/>
              </w:rPr>
              <w:t>3.3 C#</w:t>
            </w:r>
            <w:r>
              <w:rPr>
                <w:noProof/>
                <w:webHidden/>
              </w:rPr>
              <w:tab/>
            </w:r>
            <w:r>
              <w:rPr>
                <w:noProof/>
                <w:webHidden/>
              </w:rPr>
              <w:fldChar w:fldCharType="begin"/>
            </w:r>
            <w:r>
              <w:rPr>
                <w:noProof/>
                <w:webHidden/>
              </w:rPr>
              <w:instrText xml:space="preserve"> PAGEREF _Toc130406525 \h </w:instrText>
            </w:r>
            <w:r>
              <w:rPr>
                <w:noProof/>
                <w:webHidden/>
              </w:rPr>
            </w:r>
            <w:r>
              <w:rPr>
                <w:noProof/>
                <w:webHidden/>
              </w:rPr>
              <w:fldChar w:fldCharType="separate"/>
            </w:r>
            <w:r w:rsidR="006567F8">
              <w:rPr>
                <w:noProof/>
                <w:webHidden/>
              </w:rPr>
              <w:t>4</w:t>
            </w:r>
            <w:r>
              <w:rPr>
                <w:noProof/>
                <w:webHidden/>
              </w:rPr>
              <w:fldChar w:fldCharType="end"/>
            </w:r>
          </w:hyperlink>
        </w:p>
        <w:p w14:paraId="3164D47B" w14:textId="11EEEE3D" w:rsidR="00224D91" w:rsidRDefault="00224D91">
          <w:pPr>
            <w:pStyle w:val="Obsah3"/>
            <w:tabs>
              <w:tab w:val="right" w:leader="dot" w:pos="9062"/>
            </w:tabs>
            <w:rPr>
              <w:rFonts w:eastAsiaTheme="minorEastAsia"/>
              <w:noProof/>
              <w:lang w:eastAsia="cs-CZ"/>
            </w:rPr>
          </w:pPr>
          <w:hyperlink w:anchor="_Toc130406526" w:history="1">
            <w:r w:rsidRPr="00582BD3">
              <w:rPr>
                <w:rStyle w:val="Hypertextovodkaz"/>
                <w:noProof/>
                <w:highlight w:val="green"/>
              </w:rPr>
              <w:t>3.3.1 Microsoft .NET</w:t>
            </w:r>
            <w:r>
              <w:rPr>
                <w:noProof/>
                <w:webHidden/>
              </w:rPr>
              <w:tab/>
            </w:r>
            <w:r>
              <w:rPr>
                <w:noProof/>
                <w:webHidden/>
              </w:rPr>
              <w:fldChar w:fldCharType="begin"/>
            </w:r>
            <w:r>
              <w:rPr>
                <w:noProof/>
                <w:webHidden/>
              </w:rPr>
              <w:instrText xml:space="preserve"> PAGEREF _Toc130406526 \h </w:instrText>
            </w:r>
            <w:r>
              <w:rPr>
                <w:noProof/>
                <w:webHidden/>
              </w:rPr>
            </w:r>
            <w:r>
              <w:rPr>
                <w:noProof/>
                <w:webHidden/>
              </w:rPr>
              <w:fldChar w:fldCharType="separate"/>
            </w:r>
            <w:r w:rsidR="006567F8">
              <w:rPr>
                <w:noProof/>
                <w:webHidden/>
              </w:rPr>
              <w:t>5</w:t>
            </w:r>
            <w:r>
              <w:rPr>
                <w:noProof/>
                <w:webHidden/>
              </w:rPr>
              <w:fldChar w:fldCharType="end"/>
            </w:r>
          </w:hyperlink>
        </w:p>
        <w:p w14:paraId="043832AD" w14:textId="3F105813" w:rsidR="00224D91" w:rsidRDefault="00224D91">
          <w:pPr>
            <w:pStyle w:val="Obsah3"/>
            <w:tabs>
              <w:tab w:val="right" w:leader="dot" w:pos="9062"/>
            </w:tabs>
            <w:rPr>
              <w:rFonts w:eastAsiaTheme="minorEastAsia"/>
              <w:noProof/>
              <w:lang w:eastAsia="cs-CZ"/>
            </w:rPr>
          </w:pPr>
          <w:hyperlink w:anchor="_Toc130406527" w:history="1">
            <w:r w:rsidRPr="00582BD3">
              <w:rPr>
                <w:rStyle w:val="Hypertextovodkaz"/>
                <w:noProof/>
                <w:highlight w:val="green"/>
              </w:rPr>
              <w:t>3.3.2 přístup k paměti a ovládání hardware</w:t>
            </w:r>
            <w:r>
              <w:rPr>
                <w:noProof/>
                <w:webHidden/>
              </w:rPr>
              <w:tab/>
            </w:r>
            <w:r>
              <w:rPr>
                <w:noProof/>
                <w:webHidden/>
              </w:rPr>
              <w:fldChar w:fldCharType="begin"/>
            </w:r>
            <w:r>
              <w:rPr>
                <w:noProof/>
                <w:webHidden/>
              </w:rPr>
              <w:instrText xml:space="preserve"> PAGEREF _Toc130406527 \h </w:instrText>
            </w:r>
            <w:r>
              <w:rPr>
                <w:noProof/>
                <w:webHidden/>
              </w:rPr>
            </w:r>
            <w:r>
              <w:rPr>
                <w:noProof/>
                <w:webHidden/>
              </w:rPr>
              <w:fldChar w:fldCharType="separate"/>
            </w:r>
            <w:r w:rsidR="006567F8">
              <w:rPr>
                <w:noProof/>
                <w:webHidden/>
              </w:rPr>
              <w:t>5</w:t>
            </w:r>
            <w:r>
              <w:rPr>
                <w:noProof/>
                <w:webHidden/>
              </w:rPr>
              <w:fldChar w:fldCharType="end"/>
            </w:r>
          </w:hyperlink>
        </w:p>
        <w:p w14:paraId="7AFCCEF7" w14:textId="7E9229A9" w:rsidR="00224D91" w:rsidRDefault="00224D91">
          <w:pPr>
            <w:pStyle w:val="Obsah3"/>
            <w:tabs>
              <w:tab w:val="right" w:leader="dot" w:pos="9062"/>
            </w:tabs>
            <w:rPr>
              <w:rFonts w:eastAsiaTheme="minorEastAsia"/>
              <w:noProof/>
              <w:lang w:eastAsia="cs-CZ"/>
            </w:rPr>
          </w:pPr>
          <w:hyperlink w:anchor="_Toc130406528" w:history="1">
            <w:r w:rsidRPr="00582BD3">
              <w:rPr>
                <w:rStyle w:val="Hypertextovodkaz"/>
                <w:noProof/>
                <w:highlight w:val="green"/>
              </w:rPr>
              <w:t>3.3.3 porovnání s Javou</w:t>
            </w:r>
            <w:r>
              <w:rPr>
                <w:noProof/>
                <w:webHidden/>
              </w:rPr>
              <w:tab/>
            </w:r>
            <w:r>
              <w:rPr>
                <w:noProof/>
                <w:webHidden/>
              </w:rPr>
              <w:fldChar w:fldCharType="begin"/>
            </w:r>
            <w:r>
              <w:rPr>
                <w:noProof/>
                <w:webHidden/>
              </w:rPr>
              <w:instrText xml:space="preserve"> PAGEREF _Toc130406528 \h </w:instrText>
            </w:r>
            <w:r>
              <w:rPr>
                <w:noProof/>
                <w:webHidden/>
              </w:rPr>
            </w:r>
            <w:r>
              <w:rPr>
                <w:noProof/>
                <w:webHidden/>
              </w:rPr>
              <w:fldChar w:fldCharType="separate"/>
            </w:r>
            <w:r w:rsidR="006567F8">
              <w:rPr>
                <w:noProof/>
                <w:webHidden/>
              </w:rPr>
              <w:t>5</w:t>
            </w:r>
            <w:r>
              <w:rPr>
                <w:noProof/>
                <w:webHidden/>
              </w:rPr>
              <w:fldChar w:fldCharType="end"/>
            </w:r>
          </w:hyperlink>
        </w:p>
        <w:p w14:paraId="4F9CDBCE" w14:textId="08B993B6" w:rsidR="00224D91" w:rsidRDefault="00224D91">
          <w:pPr>
            <w:pStyle w:val="Obsah3"/>
            <w:tabs>
              <w:tab w:val="right" w:leader="dot" w:pos="9062"/>
            </w:tabs>
            <w:rPr>
              <w:rFonts w:eastAsiaTheme="minorEastAsia"/>
              <w:noProof/>
              <w:lang w:eastAsia="cs-CZ"/>
            </w:rPr>
          </w:pPr>
          <w:hyperlink w:anchor="_Toc130406529" w:history="1">
            <w:r w:rsidRPr="00582BD3">
              <w:rPr>
                <w:rStyle w:val="Hypertextovodkaz"/>
                <w:noProof/>
                <w:highlight w:val="green"/>
                <w:shd w:val="clear" w:color="auto" w:fill="FFFFFF"/>
              </w:rPr>
              <w:t>3.3.4 podobnosti s C++</w:t>
            </w:r>
            <w:r>
              <w:rPr>
                <w:noProof/>
                <w:webHidden/>
              </w:rPr>
              <w:tab/>
            </w:r>
            <w:r>
              <w:rPr>
                <w:noProof/>
                <w:webHidden/>
              </w:rPr>
              <w:fldChar w:fldCharType="begin"/>
            </w:r>
            <w:r>
              <w:rPr>
                <w:noProof/>
                <w:webHidden/>
              </w:rPr>
              <w:instrText xml:space="preserve"> PAGEREF _Toc130406529 \h </w:instrText>
            </w:r>
            <w:r>
              <w:rPr>
                <w:noProof/>
                <w:webHidden/>
              </w:rPr>
            </w:r>
            <w:r>
              <w:rPr>
                <w:noProof/>
                <w:webHidden/>
              </w:rPr>
              <w:fldChar w:fldCharType="separate"/>
            </w:r>
            <w:r w:rsidR="006567F8">
              <w:rPr>
                <w:noProof/>
                <w:webHidden/>
              </w:rPr>
              <w:t>6</w:t>
            </w:r>
            <w:r>
              <w:rPr>
                <w:noProof/>
                <w:webHidden/>
              </w:rPr>
              <w:fldChar w:fldCharType="end"/>
            </w:r>
          </w:hyperlink>
        </w:p>
        <w:p w14:paraId="4FA95443" w14:textId="70C90E27" w:rsidR="00224D91" w:rsidRDefault="00224D91">
          <w:pPr>
            <w:pStyle w:val="Obsah3"/>
            <w:tabs>
              <w:tab w:val="right" w:leader="dot" w:pos="9062"/>
            </w:tabs>
            <w:rPr>
              <w:rFonts w:eastAsiaTheme="minorEastAsia"/>
              <w:noProof/>
              <w:lang w:eastAsia="cs-CZ"/>
            </w:rPr>
          </w:pPr>
          <w:hyperlink w:anchor="_Toc130406530" w:history="1">
            <w:r w:rsidRPr="00582BD3">
              <w:rPr>
                <w:rStyle w:val="Hypertextovodkaz"/>
                <w:noProof/>
                <w:highlight w:val="green"/>
                <w:shd w:val="clear" w:color="auto" w:fill="FFFFFF"/>
              </w:rPr>
              <w:t>3.3.5 modifikátory parametrů metod</w:t>
            </w:r>
            <w:r>
              <w:rPr>
                <w:noProof/>
                <w:webHidden/>
              </w:rPr>
              <w:tab/>
            </w:r>
            <w:r>
              <w:rPr>
                <w:noProof/>
                <w:webHidden/>
              </w:rPr>
              <w:fldChar w:fldCharType="begin"/>
            </w:r>
            <w:r>
              <w:rPr>
                <w:noProof/>
                <w:webHidden/>
              </w:rPr>
              <w:instrText xml:space="preserve"> PAGEREF _Toc130406530 \h </w:instrText>
            </w:r>
            <w:r>
              <w:rPr>
                <w:noProof/>
                <w:webHidden/>
              </w:rPr>
            </w:r>
            <w:r>
              <w:rPr>
                <w:noProof/>
                <w:webHidden/>
              </w:rPr>
              <w:fldChar w:fldCharType="separate"/>
            </w:r>
            <w:r w:rsidR="006567F8">
              <w:rPr>
                <w:noProof/>
                <w:webHidden/>
              </w:rPr>
              <w:t>6</w:t>
            </w:r>
            <w:r>
              <w:rPr>
                <w:noProof/>
                <w:webHidden/>
              </w:rPr>
              <w:fldChar w:fldCharType="end"/>
            </w:r>
          </w:hyperlink>
        </w:p>
        <w:p w14:paraId="2E1273CB" w14:textId="2C9FDF66" w:rsidR="00224D91" w:rsidRDefault="00224D91">
          <w:pPr>
            <w:pStyle w:val="Obsah3"/>
            <w:tabs>
              <w:tab w:val="right" w:leader="dot" w:pos="9062"/>
            </w:tabs>
            <w:rPr>
              <w:rFonts w:eastAsiaTheme="minorEastAsia"/>
              <w:noProof/>
              <w:lang w:eastAsia="cs-CZ"/>
            </w:rPr>
          </w:pPr>
          <w:hyperlink w:anchor="_Toc130406531" w:history="1">
            <w:r w:rsidRPr="00582BD3">
              <w:rPr>
                <w:rStyle w:val="Hypertextovodkaz"/>
                <w:noProof/>
                <w:highlight w:val="green"/>
                <w:shd w:val="clear" w:color="auto" w:fill="FFFFFF"/>
              </w:rPr>
              <w:t>3.3.6 nové funkce</w:t>
            </w:r>
            <w:r>
              <w:rPr>
                <w:noProof/>
                <w:webHidden/>
              </w:rPr>
              <w:tab/>
            </w:r>
            <w:r>
              <w:rPr>
                <w:noProof/>
                <w:webHidden/>
              </w:rPr>
              <w:fldChar w:fldCharType="begin"/>
            </w:r>
            <w:r>
              <w:rPr>
                <w:noProof/>
                <w:webHidden/>
              </w:rPr>
              <w:instrText xml:space="preserve"> PAGEREF _Toc130406531 \h </w:instrText>
            </w:r>
            <w:r>
              <w:rPr>
                <w:noProof/>
                <w:webHidden/>
              </w:rPr>
            </w:r>
            <w:r>
              <w:rPr>
                <w:noProof/>
                <w:webHidden/>
              </w:rPr>
              <w:fldChar w:fldCharType="separate"/>
            </w:r>
            <w:r w:rsidR="006567F8">
              <w:rPr>
                <w:noProof/>
                <w:webHidden/>
              </w:rPr>
              <w:t>6</w:t>
            </w:r>
            <w:r>
              <w:rPr>
                <w:noProof/>
                <w:webHidden/>
              </w:rPr>
              <w:fldChar w:fldCharType="end"/>
            </w:r>
          </w:hyperlink>
        </w:p>
        <w:p w14:paraId="14F10A57" w14:textId="13B392D5" w:rsidR="00224D91" w:rsidRDefault="00224D91">
          <w:pPr>
            <w:pStyle w:val="Obsah2"/>
            <w:tabs>
              <w:tab w:val="right" w:leader="dot" w:pos="9062"/>
            </w:tabs>
            <w:rPr>
              <w:rFonts w:eastAsiaTheme="minorEastAsia"/>
              <w:noProof/>
              <w:lang w:eastAsia="cs-CZ"/>
            </w:rPr>
          </w:pPr>
          <w:hyperlink w:anchor="_Toc130406532" w:history="1">
            <w:r w:rsidRPr="00582BD3">
              <w:rPr>
                <w:rStyle w:val="Hypertextovodkaz"/>
                <w:rFonts w:cstheme="minorHAnsi"/>
                <w:noProof/>
                <w:highlight w:val="green"/>
              </w:rPr>
              <w:t>3.4 výběr</w:t>
            </w:r>
            <w:r>
              <w:rPr>
                <w:noProof/>
                <w:webHidden/>
              </w:rPr>
              <w:tab/>
            </w:r>
            <w:r>
              <w:rPr>
                <w:noProof/>
                <w:webHidden/>
              </w:rPr>
              <w:fldChar w:fldCharType="begin"/>
            </w:r>
            <w:r>
              <w:rPr>
                <w:noProof/>
                <w:webHidden/>
              </w:rPr>
              <w:instrText xml:space="preserve"> PAGEREF _Toc130406532 \h </w:instrText>
            </w:r>
            <w:r>
              <w:rPr>
                <w:noProof/>
                <w:webHidden/>
              </w:rPr>
            </w:r>
            <w:r>
              <w:rPr>
                <w:noProof/>
                <w:webHidden/>
              </w:rPr>
              <w:fldChar w:fldCharType="separate"/>
            </w:r>
            <w:r w:rsidR="006567F8">
              <w:rPr>
                <w:noProof/>
                <w:webHidden/>
              </w:rPr>
              <w:t>6</w:t>
            </w:r>
            <w:r>
              <w:rPr>
                <w:noProof/>
                <w:webHidden/>
              </w:rPr>
              <w:fldChar w:fldCharType="end"/>
            </w:r>
          </w:hyperlink>
        </w:p>
        <w:p w14:paraId="7E266C0A" w14:textId="135C62B3" w:rsidR="00224D91" w:rsidRDefault="00224D91" w:rsidP="005534AA">
          <w:pPr>
            <w:pStyle w:val="Obsah1"/>
            <w:rPr>
              <w:rFonts w:eastAsiaTheme="minorEastAsia"/>
              <w:noProof/>
              <w:lang w:eastAsia="cs-CZ"/>
            </w:rPr>
          </w:pPr>
          <w:hyperlink w:anchor="_Toc130406533" w:history="1">
            <w:r w:rsidRPr="00582BD3">
              <w:rPr>
                <w:rStyle w:val="Hypertextovodkaz"/>
                <w:rFonts w:cstheme="minorHAnsi"/>
                <w:noProof/>
                <w:highlight w:val="green"/>
              </w:rPr>
              <w:t>4. Výběr herních žánrů vhodných pro implementaci</w:t>
            </w:r>
            <w:r>
              <w:rPr>
                <w:noProof/>
                <w:webHidden/>
              </w:rPr>
              <w:tab/>
            </w:r>
            <w:r>
              <w:rPr>
                <w:noProof/>
                <w:webHidden/>
              </w:rPr>
              <w:fldChar w:fldCharType="begin"/>
            </w:r>
            <w:r>
              <w:rPr>
                <w:noProof/>
                <w:webHidden/>
              </w:rPr>
              <w:instrText xml:space="preserve"> PAGEREF _Toc130406533 \h </w:instrText>
            </w:r>
            <w:r>
              <w:rPr>
                <w:noProof/>
                <w:webHidden/>
              </w:rPr>
            </w:r>
            <w:r>
              <w:rPr>
                <w:noProof/>
                <w:webHidden/>
              </w:rPr>
              <w:fldChar w:fldCharType="separate"/>
            </w:r>
            <w:r w:rsidR="006567F8">
              <w:rPr>
                <w:noProof/>
                <w:webHidden/>
              </w:rPr>
              <w:t>7</w:t>
            </w:r>
            <w:r>
              <w:rPr>
                <w:noProof/>
                <w:webHidden/>
              </w:rPr>
              <w:fldChar w:fldCharType="end"/>
            </w:r>
          </w:hyperlink>
        </w:p>
        <w:p w14:paraId="230BC3EE" w14:textId="5BAD4D42" w:rsidR="00224D91" w:rsidRDefault="00224D91">
          <w:pPr>
            <w:pStyle w:val="Obsah2"/>
            <w:tabs>
              <w:tab w:val="right" w:leader="dot" w:pos="9062"/>
            </w:tabs>
            <w:rPr>
              <w:rFonts w:eastAsiaTheme="minorEastAsia"/>
              <w:noProof/>
              <w:lang w:eastAsia="cs-CZ"/>
            </w:rPr>
          </w:pPr>
          <w:hyperlink w:anchor="_Toc130406534" w:history="1">
            <w:r w:rsidRPr="00582BD3">
              <w:rPr>
                <w:rStyle w:val="Hypertextovodkaz"/>
                <w:rFonts w:cstheme="minorHAnsi"/>
                <w:noProof/>
                <w:highlight w:val="green"/>
              </w:rPr>
              <w:t>4.1 RPG</w:t>
            </w:r>
            <w:r>
              <w:rPr>
                <w:noProof/>
                <w:webHidden/>
              </w:rPr>
              <w:tab/>
            </w:r>
            <w:r>
              <w:rPr>
                <w:noProof/>
                <w:webHidden/>
              </w:rPr>
              <w:fldChar w:fldCharType="begin"/>
            </w:r>
            <w:r>
              <w:rPr>
                <w:noProof/>
                <w:webHidden/>
              </w:rPr>
              <w:instrText xml:space="preserve"> PAGEREF _Toc130406534 \h </w:instrText>
            </w:r>
            <w:r>
              <w:rPr>
                <w:noProof/>
                <w:webHidden/>
              </w:rPr>
            </w:r>
            <w:r>
              <w:rPr>
                <w:noProof/>
                <w:webHidden/>
              </w:rPr>
              <w:fldChar w:fldCharType="separate"/>
            </w:r>
            <w:r w:rsidR="006567F8">
              <w:rPr>
                <w:noProof/>
                <w:webHidden/>
              </w:rPr>
              <w:t>8</w:t>
            </w:r>
            <w:r>
              <w:rPr>
                <w:noProof/>
                <w:webHidden/>
              </w:rPr>
              <w:fldChar w:fldCharType="end"/>
            </w:r>
          </w:hyperlink>
        </w:p>
        <w:p w14:paraId="15684486" w14:textId="35B45B94" w:rsidR="00224D91" w:rsidRDefault="00224D91">
          <w:pPr>
            <w:pStyle w:val="Obsah2"/>
            <w:tabs>
              <w:tab w:val="right" w:leader="dot" w:pos="9062"/>
            </w:tabs>
            <w:rPr>
              <w:rFonts w:eastAsiaTheme="minorEastAsia"/>
              <w:noProof/>
              <w:lang w:eastAsia="cs-CZ"/>
            </w:rPr>
          </w:pPr>
          <w:hyperlink w:anchor="_Toc130406535" w:history="1">
            <w:r w:rsidRPr="00582BD3">
              <w:rPr>
                <w:rStyle w:val="Hypertextovodkaz"/>
                <w:rFonts w:cstheme="minorHAnsi"/>
                <w:noProof/>
                <w:highlight w:val="green"/>
              </w:rPr>
              <w:t>4.2 akční</w:t>
            </w:r>
            <w:r>
              <w:rPr>
                <w:noProof/>
                <w:webHidden/>
              </w:rPr>
              <w:tab/>
            </w:r>
            <w:r>
              <w:rPr>
                <w:noProof/>
                <w:webHidden/>
              </w:rPr>
              <w:fldChar w:fldCharType="begin"/>
            </w:r>
            <w:r>
              <w:rPr>
                <w:noProof/>
                <w:webHidden/>
              </w:rPr>
              <w:instrText xml:space="preserve"> PAGEREF _Toc130406535 \h </w:instrText>
            </w:r>
            <w:r>
              <w:rPr>
                <w:noProof/>
                <w:webHidden/>
              </w:rPr>
            </w:r>
            <w:r>
              <w:rPr>
                <w:noProof/>
                <w:webHidden/>
              </w:rPr>
              <w:fldChar w:fldCharType="separate"/>
            </w:r>
            <w:r w:rsidR="006567F8">
              <w:rPr>
                <w:noProof/>
                <w:webHidden/>
              </w:rPr>
              <w:t>9</w:t>
            </w:r>
            <w:r>
              <w:rPr>
                <w:noProof/>
                <w:webHidden/>
              </w:rPr>
              <w:fldChar w:fldCharType="end"/>
            </w:r>
          </w:hyperlink>
        </w:p>
        <w:p w14:paraId="5C1991F5" w14:textId="5D48314B" w:rsidR="00224D91" w:rsidRDefault="00224D91">
          <w:pPr>
            <w:pStyle w:val="Obsah2"/>
            <w:tabs>
              <w:tab w:val="right" w:leader="dot" w:pos="9062"/>
            </w:tabs>
            <w:rPr>
              <w:rFonts w:eastAsiaTheme="minorEastAsia"/>
              <w:noProof/>
              <w:lang w:eastAsia="cs-CZ"/>
            </w:rPr>
          </w:pPr>
          <w:hyperlink w:anchor="_Toc130406536" w:history="1">
            <w:r w:rsidRPr="00582BD3">
              <w:rPr>
                <w:rStyle w:val="Hypertextovodkaz"/>
                <w:rFonts w:cstheme="minorHAnsi"/>
                <w:noProof/>
                <w:highlight w:val="green"/>
              </w:rPr>
              <w:t>4.3 strategie</w:t>
            </w:r>
            <w:r>
              <w:rPr>
                <w:noProof/>
                <w:webHidden/>
              </w:rPr>
              <w:tab/>
            </w:r>
            <w:r>
              <w:rPr>
                <w:noProof/>
                <w:webHidden/>
              </w:rPr>
              <w:fldChar w:fldCharType="begin"/>
            </w:r>
            <w:r>
              <w:rPr>
                <w:noProof/>
                <w:webHidden/>
              </w:rPr>
              <w:instrText xml:space="preserve"> PAGEREF _Toc130406536 \h </w:instrText>
            </w:r>
            <w:r>
              <w:rPr>
                <w:noProof/>
                <w:webHidden/>
              </w:rPr>
            </w:r>
            <w:r>
              <w:rPr>
                <w:noProof/>
                <w:webHidden/>
              </w:rPr>
              <w:fldChar w:fldCharType="separate"/>
            </w:r>
            <w:r w:rsidR="006567F8">
              <w:rPr>
                <w:noProof/>
                <w:webHidden/>
              </w:rPr>
              <w:t>9</w:t>
            </w:r>
            <w:r>
              <w:rPr>
                <w:noProof/>
                <w:webHidden/>
              </w:rPr>
              <w:fldChar w:fldCharType="end"/>
            </w:r>
          </w:hyperlink>
        </w:p>
        <w:p w14:paraId="5C015691" w14:textId="22CA86FD" w:rsidR="00224D91" w:rsidRDefault="00224D91">
          <w:pPr>
            <w:pStyle w:val="Obsah2"/>
            <w:tabs>
              <w:tab w:val="right" w:leader="dot" w:pos="9062"/>
            </w:tabs>
            <w:rPr>
              <w:rFonts w:eastAsiaTheme="minorEastAsia"/>
              <w:noProof/>
              <w:lang w:eastAsia="cs-CZ"/>
            </w:rPr>
          </w:pPr>
          <w:hyperlink w:anchor="_Toc130406537" w:history="1">
            <w:r w:rsidRPr="00582BD3">
              <w:rPr>
                <w:rStyle w:val="Hypertextovodkaz"/>
                <w:rFonts w:cstheme="minorHAnsi"/>
                <w:noProof/>
                <w:highlight w:val="green"/>
                <w:shd w:val="clear" w:color="auto" w:fill="FFFFFF"/>
              </w:rPr>
              <w:t>4.4 závodní</w:t>
            </w:r>
            <w:r>
              <w:rPr>
                <w:noProof/>
                <w:webHidden/>
              </w:rPr>
              <w:tab/>
            </w:r>
            <w:r>
              <w:rPr>
                <w:noProof/>
                <w:webHidden/>
              </w:rPr>
              <w:fldChar w:fldCharType="begin"/>
            </w:r>
            <w:r>
              <w:rPr>
                <w:noProof/>
                <w:webHidden/>
              </w:rPr>
              <w:instrText xml:space="preserve"> PAGEREF _Toc130406537 \h </w:instrText>
            </w:r>
            <w:r>
              <w:rPr>
                <w:noProof/>
                <w:webHidden/>
              </w:rPr>
            </w:r>
            <w:r>
              <w:rPr>
                <w:noProof/>
                <w:webHidden/>
              </w:rPr>
              <w:fldChar w:fldCharType="separate"/>
            </w:r>
            <w:r w:rsidR="006567F8">
              <w:rPr>
                <w:noProof/>
                <w:webHidden/>
              </w:rPr>
              <w:t>9</w:t>
            </w:r>
            <w:r>
              <w:rPr>
                <w:noProof/>
                <w:webHidden/>
              </w:rPr>
              <w:fldChar w:fldCharType="end"/>
            </w:r>
          </w:hyperlink>
        </w:p>
        <w:p w14:paraId="3A62EE77" w14:textId="52D742F1" w:rsidR="00224D91" w:rsidRDefault="00224D91">
          <w:pPr>
            <w:pStyle w:val="Obsah2"/>
            <w:tabs>
              <w:tab w:val="right" w:leader="dot" w:pos="9062"/>
            </w:tabs>
            <w:rPr>
              <w:rFonts w:eastAsiaTheme="minorEastAsia"/>
              <w:noProof/>
              <w:lang w:eastAsia="cs-CZ"/>
            </w:rPr>
          </w:pPr>
          <w:hyperlink w:anchor="_Toc130406538" w:history="1">
            <w:r w:rsidRPr="00582BD3">
              <w:rPr>
                <w:rStyle w:val="Hypertextovodkaz"/>
                <w:rFonts w:cstheme="minorHAnsi"/>
                <w:noProof/>
                <w:highlight w:val="green"/>
              </w:rPr>
              <w:t>4.5 shrnutí</w:t>
            </w:r>
            <w:r>
              <w:rPr>
                <w:noProof/>
                <w:webHidden/>
              </w:rPr>
              <w:tab/>
            </w:r>
            <w:r>
              <w:rPr>
                <w:noProof/>
                <w:webHidden/>
              </w:rPr>
              <w:fldChar w:fldCharType="begin"/>
            </w:r>
            <w:r>
              <w:rPr>
                <w:noProof/>
                <w:webHidden/>
              </w:rPr>
              <w:instrText xml:space="preserve"> PAGEREF _Toc130406538 \h </w:instrText>
            </w:r>
            <w:r>
              <w:rPr>
                <w:noProof/>
                <w:webHidden/>
              </w:rPr>
            </w:r>
            <w:r>
              <w:rPr>
                <w:noProof/>
                <w:webHidden/>
              </w:rPr>
              <w:fldChar w:fldCharType="separate"/>
            </w:r>
            <w:r w:rsidR="006567F8">
              <w:rPr>
                <w:noProof/>
                <w:webHidden/>
              </w:rPr>
              <w:t>9</w:t>
            </w:r>
            <w:r>
              <w:rPr>
                <w:noProof/>
                <w:webHidden/>
              </w:rPr>
              <w:fldChar w:fldCharType="end"/>
            </w:r>
          </w:hyperlink>
        </w:p>
        <w:p w14:paraId="00631364" w14:textId="7740847F" w:rsidR="00224D91" w:rsidRDefault="00224D91" w:rsidP="005534AA">
          <w:pPr>
            <w:pStyle w:val="Obsah1"/>
            <w:rPr>
              <w:rFonts w:eastAsiaTheme="minorEastAsia"/>
              <w:noProof/>
              <w:lang w:eastAsia="cs-CZ"/>
            </w:rPr>
          </w:pPr>
          <w:hyperlink w:anchor="_Toc130406539" w:history="1">
            <w:r w:rsidRPr="00582BD3">
              <w:rPr>
                <w:rStyle w:val="Hypertextovodkaz"/>
                <w:rFonts w:cstheme="minorHAnsi"/>
                <w:noProof/>
                <w:highlight w:val="green"/>
              </w:rPr>
              <w:t>5. Grafické výstupy aplikací</w:t>
            </w:r>
            <w:r>
              <w:rPr>
                <w:noProof/>
                <w:webHidden/>
              </w:rPr>
              <w:tab/>
            </w:r>
            <w:r>
              <w:rPr>
                <w:noProof/>
                <w:webHidden/>
              </w:rPr>
              <w:fldChar w:fldCharType="begin"/>
            </w:r>
            <w:r>
              <w:rPr>
                <w:noProof/>
                <w:webHidden/>
              </w:rPr>
              <w:instrText xml:space="preserve"> PAGEREF _Toc130406539 \h </w:instrText>
            </w:r>
            <w:r>
              <w:rPr>
                <w:noProof/>
                <w:webHidden/>
              </w:rPr>
            </w:r>
            <w:r>
              <w:rPr>
                <w:noProof/>
                <w:webHidden/>
              </w:rPr>
              <w:fldChar w:fldCharType="separate"/>
            </w:r>
            <w:r w:rsidR="006567F8">
              <w:rPr>
                <w:noProof/>
                <w:webHidden/>
              </w:rPr>
              <w:t>10</w:t>
            </w:r>
            <w:r>
              <w:rPr>
                <w:noProof/>
                <w:webHidden/>
              </w:rPr>
              <w:fldChar w:fldCharType="end"/>
            </w:r>
          </w:hyperlink>
        </w:p>
        <w:p w14:paraId="73EB93BB" w14:textId="71FD95E8" w:rsidR="00224D91" w:rsidRDefault="00224D91">
          <w:pPr>
            <w:pStyle w:val="Obsah2"/>
            <w:tabs>
              <w:tab w:val="right" w:leader="dot" w:pos="9062"/>
            </w:tabs>
            <w:rPr>
              <w:rFonts w:eastAsiaTheme="minorEastAsia"/>
              <w:noProof/>
              <w:lang w:eastAsia="cs-CZ"/>
            </w:rPr>
          </w:pPr>
          <w:hyperlink w:anchor="_Toc130406540" w:history="1">
            <w:r w:rsidRPr="00582BD3">
              <w:rPr>
                <w:rStyle w:val="Hypertextovodkaz"/>
                <w:rFonts w:cstheme="minorHAnsi"/>
                <w:noProof/>
                <w:highlight w:val="green"/>
                <w:shd w:val="clear" w:color="auto" w:fill="FFFFFF"/>
              </w:rPr>
              <w:t>5.1 konzolová aplikace</w:t>
            </w:r>
            <w:r>
              <w:rPr>
                <w:noProof/>
                <w:webHidden/>
              </w:rPr>
              <w:tab/>
            </w:r>
            <w:r>
              <w:rPr>
                <w:noProof/>
                <w:webHidden/>
              </w:rPr>
              <w:fldChar w:fldCharType="begin"/>
            </w:r>
            <w:r>
              <w:rPr>
                <w:noProof/>
                <w:webHidden/>
              </w:rPr>
              <w:instrText xml:space="preserve"> PAGEREF _Toc130406540 \h </w:instrText>
            </w:r>
            <w:r>
              <w:rPr>
                <w:noProof/>
                <w:webHidden/>
              </w:rPr>
            </w:r>
            <w:r>
              <w:rPr>
                <w:noProof/>
                <w:webHidden/>
              </w:rPr>
              <w:fldChar w:fldCharType="separate"/>
            </w:r>
            <w:r w:rsidR="006567F8">
              <w:rPr>
                <w:noProof/>
                <w:webHidden/>
              </w:rPr>
              <w:t>10</w:t>
            </w:r>
            <w:r>
              <w:rPr>
                <w:noProof/>
                <w:webHidden/>
              </w:rPr>
              <w:fldChar w:fldCharType="end"/>
            </w:r>
          </w:hyperlink>
        </w:p>
        <w:p w14:paraId="2F8F53D0" w14:textId="73C3CDBB" w:rsidR="00224D91" w:rsidRDefault="00224D91">
          <w:pPr>
            <w:pStyle w:val="Obsah2"/>
            <w:tabs>
              <w:tab w:val="right" w:leader="dot" w:pos="9062"/>
            </w:tabs>
            <w:rPr>
              <w:rFonts w:eastAsiaTheme="minorEastAsia"/>
              <w:noProof/>
              <w:lang w:eastAsia="cs-CZ"/>
            </w:rPr>
          </w:pPr>
          <w:hyperlink w:anchor="_Toc130406541" w:history="1">
            <w:r w:rsidRPr="00582BD3">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_Toc130406541 \h </w:instrText>
            </w:r>
            <w:r>
              <w:rPr>
                <w:noProof/>
                <w:webHidden/>
              </w:rPr>
            </w:r>
            <w:r>
              <w:rPr>
                <w:noProof/>
                <w:webHidden/>
              </w:rPr>
              <w:fldChar w:fldCharType="separate"/>
            </w:r>
            <w:r w:rsidR="006567F8">
              <w:rPr>
                <w:noProof/>
                <w:webHidden/>
              </w:rPr>
              <w:t>10</w:t>
            </w:r>
            <w:r>
              <w:rPr>
                <w:noProof/>
                <w:webHidden/>
              </w:rPr>
              <w:fldChar w:fldCharType="end"/>
            </w:r>
          </w:hyperlink>
        </w:p>
        <w:p w14:paraId="288F2390" w14:textId="7400E9E8" w:rsidR="00224D91" w:rsidRDefault="00224D91">
          <w:pPr>
            <w:pStyle w:val="Obsah3"/>
            <w:tabs>
              <w:tab w:val="right" w:leader="dot" w:pos="9062"/>
            </w:tabs>
            <w:rPr>
              <w:rFonts w:eastAsiaTheme="minorEastAsia"/>
              <w:noProof/>
              <w:lang w:eastAsia="cs-CZ"/>
            </w:rPr>
          </w:pPr>
          <w:hyperlink w:anchor="_Toc130406542" w:history="1">
            <w:r w:rsidRPr="00582BD3">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_Toc130406542 \h </w:instrText>
            </w:r>
            <w:r>
              <w:rPr>
                <w:noProof/>
                <w:webHidden/>
              </w:rPr>
            </w:r>
            <w:r>
              <w:rPr>
                <w:noProof/>
                <w:webHidden/>
              </w:rPr>
              <w:fldChar w:fldCharType="separate"/>
            </w:r>
            <w:r w:rsidR="006567F8">
              <w:rPr>
                <w:noProof/>
                <w:webHidden/>
              </w:rPr>
              <w:t>10</w:t>
            </w:r>
            <w:r>
              <w:rPr>
                <w:noProof/>
                <w:webHidden/>
              </w:rPr>
              <w:fldChar w:fldCharType="end"/>
            </w:r>
          </w:hyperlink>
        </w:p>
        <w:p w14:paraId="16540C5A" w14:textId="29EEB023" w:rsidR="00224D91" w:rsidRDefault="00224D91">
          <w:pPr>
            <w:pStyle w:val="Obsah3"/>
            <w:tabs>
              <w:tab w:val="right" w:leader="dot" w:pos="9062"/>
            </w:tabs>
            <w:rPr>
              <w:rFonts w:eastAsiaTheme="minorEastAsia"/>
              <w:noProof/>
              <w:lang w:eastAsia="cs-CZ"/>
            </w:rPr>
          </w:pPr>
          <w:hyperlink w:anchor="_Toc130406543" w:history="1">
            <w:r w:rsidRPr="00582BD3">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_Toc130406543 \h </w:instrText>
            </w:r>
            <w:r>
              <w:rPr>
                <w:noProof/>
                <w:webHidden/>
              </w:rPr>
            </w:r>
            <w:r>
              <w:rPr>
                <w:noProof/>
                <w:webHidden/>
              </w:rPr>
              <w:fldChar w:fldCharType="separate"/>
            </w:r>
            <w:r w:rsidR="006567F8">
              <w:rPr>
                <w:noProof/>
                <w:webHidden/>
              </w:rPr>
              <w:t>11</w:t>
            </w:r>
            <w:r>
              <w:rPr>
                <w:noProof/>
                <w:webHidden/>
              </w:rPr>
              <w:fldChar w:fldCharType="end"/>
            </w:r>
          </w:hyperlink>
        </w:p>
        <w:p w14:paraId="316AA5A6" w14:textId="1404A81D" w:rsidR="00224D91" w:rsidRDefault="00224D91">
          <w:pPr>
            <w:pStyle w:val="Obsah2"/>
            <w:tabs>
              <w:tab w:val="right" w:leader="dot" w:pos="9062"/>
            </w:tabs>
            <w:rPr>
              <w:rFonts w:eastAsiaTheme="minorEastAsia"/>
              <w:noProof/>
              <w:lang w:eastAsia="cs-CZ"/>
            </w:rPr>
          </w:pPr>
          <w:hyperlink w:anchor="_Toc130406544" w:history="1">
            <w:r w:rsidRPr="00582BD3">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_Toc130406544 \h </w:instrText>
            </w:r>
            <w:r>
              <w:rPr>
                <w:noProof/>
                <w:webHidden/>
              </w:rPr>
            </w:r>
            <w:r>
              <w:rPr>
                <w:noProof/>
                <w:webHidden/>
              </w:rPr>
              <w:fldChar w:fldCharType="separate"/>
            </w:r>
            <w:r w:rsidR="006567F8">
              <w:rPr>
                <w:noProof/>
                <w:webHidden/>
              </w:rPr>
              <w:t>11</w:t>
            </w:r>
            <w:r>
              <w:rPr>
                <w:noProof/>
                <w:webHidden/>
              </w:rPr>
              <w:fldChar w:fldCharType="end"/>
            </w:r>
          </w:hyperlink>
        </w:p>
        <w:p w14:paraId="636199AF" w14:textId="7BA1BBA0" w:rsidR="00224D91" w:rsidRDefault="00224D91">
          <w:pPr>
            <w:pStyle w:val="Obsah3"/>
            <w:tabs>
              <w:tab w:val="right" w:leader="dot" w:pos="9062"/>
            </w:tabs>
            <w:rPr>
              <w:rFonts w:eastAsiaTheme="minorEastAsia"/>
              <w:noProof/>
              <w:lang w:eastAsia="cs-CZ"/>
            </w:rPr>
          </w:pPr>
          <w:hyperlink w:anchor="_Toc130406545" w:history="1">
            <w:r w:rsidRPr="00582BD3">
              <w:rPr>
                <w:rStyle w:val="Hypertextovodkaz"/>
                <w:rFonts w:cstheme="minorHAnsi"/>
                <w:noProof/>
              </w:rPr>
              <w:t>5.3.1 Xamarin</w:t>
            </w:r>
            <w:r>
              <w:rPr>
                <w:noProof/>
                <w:webHidden/>
              </w:rPr>
              <w:tab/>
            </w:r>
            <w:r>
              <w:rPr>
                <w:noProof/>
                <w:webHidden/>
              </w:rPr>
              <w:fldChar w:fldCharType="begin"/>
            </w:r>
            <w:r>
              <w:rPr>
                <w:noProof/>
                <w:webHidden/>
              </w:rPr>
              <w:instrText xml:space="preserve"> PAGEREF _Toc130406545 \h </w:instrText>
            </w:r>
            <w:r>
              <w:rPr>
                <w:noProof/>
                <w:webHidden/>
              </w:rPr>
            </w:r>
            <w:r>
              <w:rPr>
                <w:noProof/>
                <w:webHidden/>
              </w:rPr>
              <w:fldChar w:fldCharType="separate"/>
            </w:r>
            <w:r w:rsidR="006567F8">
              <w:rPr>
                <w:noProof/>
                <w:webHidden/>
              </w:rPr>
              <w:t>12</w:t>
            </w:r>
            <w:r>
              <w:rPr>
                <w:noProof/>
                <w:webHidden/>
              </w:rPr>
              <w:fldChar w:fldCharType="end"/>
            </w:r>
          </w:hyperlink>
        </w:p>
        <w:p w14:paraId="3251BA3F" w14:textId="6FCC4E92" w:rsidR="00224D91" w:rsidRDefault="00224D91">
          <w:pPr>
            <w:pStyle w:val="Obsah3"/>
            <w:tabs>
              <w:tab w:val="right" w:leader="dot" w:pos="9062"/>
            </w:tabs>
            <w:rPr>
              <w:rFonts w:eastAsiaTheme="minorEastAsia"/>
              <w:noProof/>
              <w:lang w:eastAsia="cs-CZ"/>
            </w:rPr>
          </w:pPr>
          <w:hyperlink w:anchor="_Toc130406546" w:history="1">
            <w:r w:rsidRPr="00582BD3">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_Toc130406546 \h </w:instrText>
            </w:r>
            <w:r>
              <w:rPr>
                <w:noProof/>
                <w:webHidden/>
              </w:rPr>
            </w:r>
            <w:r>
              <w:rPr>
                <w:noProof/>
                <w:webHidden/>
              </w:rPr>
              <w:fldChar w:fldCharType="separate"/>
            </w:r>
            <w:r w:rsidR="006567F8">
              <w:rPr>
                <w:noProof/>
                <w:webHidden/>
              </w:rPr>
              <w:t>12</w:t>
            </w:r>
            <w:r>
              <w:rPr>
                <w:noProof/>
                <w:webHidden/>
              </w:rPr>
              <w:fldChar w:fldCharType="end"/>
            </w:r>
          </w:hyperlink>
        </w:p>
        <w:p w14:paraId="0462DD67" w14:textId="72EABA0F" w:rsidR="00224D91" w:rsidRDefault="00224D91">
          <w:pPr>
            <w:pStyle w:val="Obsah3"/>
            <w:tabs>
              <w:tab w:val="right" w:leader="dot" w:pos="9062"/>
            </w:tabs>
            <w:rPr>
              <w:rFonts w:eastAsiaTheme="minorEastAsia"/>
              <w:noProof/>
              <w:lang w:eastAsia="cs-CZ"/>
            </w:rPr>
          </w:pPr>
          <w:hyperlink w:anchor="_Toc130406547" w:history="1">
            <w:r w:rsidRPr="00582BD3">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_Toc130406547 \h </w:instrText>
            </w:r>
            <w:r>
              <w:rPr>
                <w:noProof/>
                <w:webHidden/>
              </w:rPr>
            </w:r>
            <w:r>
              <w:rPr>
                <w:noProof/>
                <w:webHidden/>
              </w:rPr>
              <w:fldChar w:fldCharType="separate"/>
            </w:r>
            <w:r w:rsidR="006567F8">
              <w:rPr>
                <w:noProof/>
                <w:webHidden/>
              </w:rPr>
              <w:t>12</w:t>
            </w:r>
            <w:r>
              <w:rPr>
                <w:noProof/>
                <w:webHidden/>
              </w:rPr>
              <w:fldChar w:fldCharType="end"/>
            </w:r>
          </w:hyperlink>
        </w:p>
        <w:p w14:paraId="5FD47C14" w14:textId="7C65FF7B" w:rsidR="00224D91" w:rsidRDefault="00224D91">
          <w:pPr>
            <w:pStyle w:val="Obsah2"/>
            <w:tabs>
              <w:tab w:val="right" w:leader="dot" w:pos="9062"/>
            </w:tabs>
            <w:rPr>
              <w:rFonts w:eastAsiaTheme="minorEastAsia"/>
              <w:noProof/>
              <w:lang w:eastAsia="cs-CZ"/>
            </w:rPr>
          </w:pPr>
          <w:hyperlink w:anchor="_Toc130406548" w:history="1">
            <w:r w:rsidRPr="00582BD3">
              <w:rPr>
                <w:rStyle w:val="Hypertextovodkaz"/>
                <w:rFonts w:cstheme="minorHAnsi"/>
                <w:noProof/>
                <w:shd w:val="clear" w:color="auto" w:fill="FFFFFF"/>
              </w:rPr>
              <w:t xml:space="preserve">5.4 herní </w:t>
            </w:r>
            <w:r w:rsidRPr="00582BD3">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_Toc130406548 \h </w:instrText>
            </w:r>
            <w:r>
              <w:rPr>
                <w:noProof/>
                <w:webHidden/>
              </w:rPr>
            </w:r>
            <w:r>
              <w:rPr>
                <w:noProof/>
                <w:webHidden/>
              </w:rPr>
              <w:fldChar w:fldCharType="separate"/>
            </w:r>
            <w:r w:rsidR="006567F8">
              <w:rPr>
                <w:noProof/>
                <w:webHidden/>
              </w:rPr>
              <w:t>12</w:t>
            </w:r>
            <w:r>
              <w:rPr>
                <w:noProof/>
                <w:webHidden/>
              </w:rPr>
              <w:fldChar w:fldCharType="end"/>
            </w:r>
          </w:hyperlink>
        </w:p>
        <w:p w14:paraId="75A8E5ED" w14:textId="59F2A709" w:rsidR="00224D91" w:rsidRDefault="00224D91">
          <w:pPr>
            <w:pStyle w:val="Obsah3"/>
            <w:tabs>
              <w:tab w:val="right" w:leader="dot" w:pos="9062"/>
            </w:tabs>
            <w:rPr>
              <w:rFonts w:eastAsiaTheme="minorEastAsia"/>
              <w:noProof/>
              <w:lang w:eastAsia="cs-CZ"/>
            </w:rPr>
          </w:pPr>
          <w:hyperlink w:anchor="_Toc130406549" w:history="1">
            <w:r w:rsidRPr="00582BD3">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_Toc130406549 \h </w:instrText>
            </w:r>
            <w:r>
              <w:rPr>
                <w:noProof/>
                <w:webHidden/>
              </w:rPr>
            </w:r>
            <w:r>
              <w:rPr>
                <w:noProof/>
                <w:webHidden/>
              </w:rPr>
              <w:fldChar w:fldCharType="separate"/>
            </w:r>
            <w:r w:rsidR="006567F8">
              <w:rPr>
                <w:noProof/>
                <w:webHidden/>
              </w:rPr>
              <w:t>13</w:t>
            </w:r>
            <w:r>
              <w:rPr>
                <w:noProof/>
                <w:webHidden/>
              </w:rPr>
              <w:fldChar w:fldCharType="end"/>
            </w:r>
          </w:hyperlink>
        </w:p>
        <w:p w14:paraId="6B89AD0E" w14:textId="6B4D8ACE" w:rsidR="00224D91" w:rsidRDefault="00224D91">
          <w:pPr>
            <w:pStyle w:val="Obsah3"/>
            <w:tabs>
              <w:tab w:val="right" w:leader="dot" w:pos="9062"/>
            </w:tabs>
            <w:rPr>
              <w:rFonts w:eastAsiaTheme="minorEastAsia"/>
              <w:noProof/>
              <w:lang w:eastAsia="cs-CZ"/>
            </w:rPr>
          </w:pPr>
          <w:hyperlink w:anchor="_Toc130406550" w:history="1">
            <w:r w:rsidRPr="00582BD3">
              <w:rPr>
                <w:rStyle w:val="Hypertextovodkaz"/>
                <w:rFonts w:cstheme="minorHAnsi"/>
                <w:noProof/>
                <w:shd w:val="clear" w:color="auto" w:fill="FFFFFF"/>
              </w:rPr>
              <w:t xml:space="preserve">5.4.2 </w:t>
            </w:r>
            <w:r w:rsidRPr="00582BD3">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_Toc130406550 \h </w:instrText>
            </w:r>
            <w:r>
              <w:rPr>
                <w:noProof/>
                <w:webHidden/>
              </w:rPr>
            </w:r>
            <w:r>
              <w:rPr>
                <w:noProof/>
                <w:webHidden/>
              </w:rPr>
              <w:fldChar w:fldCharType="separate"/>
            </w:r>
            <w:r w:rsidR="006567F8">
              <w:rPr>
                <w:noProof/>
                <w:webHidden/>
              </w:rPr>
              <w:t>14</w:t>
            </w:r>
            <w:r>
              <w:rPr>
                <w:noProof/>
                <w:webHidden/>
              </w:rPr>
              <w:fldChar w:fldCharType="end"/>
            </w:r>
          </w:hyperlink>
        </w:p>
        <w:p w14:paraId="1BC0EAF3" w14:textId="6D4CA2E2" w:rsidR="00224D91" w:rsidRDefault="00224D91">
          <w:pPr>
            <w:pStyle w:val="Obsah3"/>
            <w:tabs>
              <w:tab w:val="right" w:leader="dot" w:pos="9062"/>
            </w:tabs>
            <w:rPr>
              <w:rFonts w:eastAsiaTheme="minorEastAsia"/>
              <w:noProof/>
              <w:lang w:eastAsia="cs-CZ"/>
            </w:rPr>
          </w:pPr>
          <w:hyperlink w:anchor="_Toc130406551" w:history="1">
            <w:r w:rsidRPr="00582BD3">
              <w:rPr>
                <w:rStyle w:val="Hypertextovodkaz"/>
                <w:rFonts w:cstheme="minorHAnsi"/>
                <w:noProof/>
              </w:rPr>
              <w:t>5.4.3 CRYENGINE</w:t>
            </w:r>
            <w:r>
              <w:rPr>
                <w:noProof/>
                <w:webHidden/>
              </w:rPr>
              <w:tab/>
            </w:r>
            <w:r>
              <w:rPr>
                <w:noProof/>
                <w:webHidden/>
              </w:rPr>
              <w:fldChar w:fldCharType="begin"/>
            </w:r>
            <w:r>
              <w:rPr>
                <w:noProof/>
                <w:webHidden/>
              </w:rPr>
              <w:instrText xml:space="preserve"> PAGEREF _Toc130406551 \h </w:instrText>
            </w:r>
            <w:r>
              <w:rPr>
                <w:noProof/>
                <w:webHidden/>
              </w:rPr>
            </w:r>
            <w:r>
              <w:rPr>
                <w:noProof/>
                <w:webHidden/>
              </w:rPr>
              <w:fldChar w:fldCharType="separate"/>
            </w:r>
            <w:r w:rsidR="006567F8">
              <w:rPr>
                <w:noProof/>
                <w:webHidden/>
              </w:rPr>
              <w:t>14</w:t>
            </w:r>
            <w:r>
              <w:rPr>
                <w:noProof/>
                <w:webHidden/>
              </w:rPr>
              <w:fldChar w:fldCharType="end"/>
            </w:r>
          </w:hyperlink>
        </w:p>
        <w:p w14:paraId="53021F4D" w14:textId="3199485D" w:rsidR="00224D91" w:rsidRDefault="00224D91">
          <w:pPr>
            <w:pStyle w:val="Obsah3"/>
            <w:tabs>
              <w:tab w:val="right" w:leader="dot" w:pos="9062"/>
            </w:tabs>
            <w:rPr>
              <w:rFonts w:eastAsiaTheme="minorEastAsia"/>
              <w:noProof/>
              <w:lang w:eastAsia="cs-CZ"/>
            </w:rPr>
          </w:pPr>
          <w:hyperlink w:anchor="_Toc130406552" w:history="1">
            <w:r w:rsidRPr="00582BD3">
              <w:rPr>
                <w:rStyle w:val="Hypertextovodkaz"/>
                <w:rFonts w:cstheme="minorHAnsi"/>
                <w:noProof/>
              </w:rPr>
              <w:t>5.4.4 shrnutí</w:t>
            </w:r>
            <w:r>
              <w:rPr>
                <w:noProof/>
                <w:webHidden/>
              </w:rPr>
              <w:tab/>
            </w:r>
            <w:r>
              <w:rPr>
                <w:noProof/>
                <w:webHidden/>
              </w:rPr>
              <w:fldChar w:fldCharType="begin"/>
            </w:r>
            <w:r>
              <w:rPr>
                <w:noProof/>
                <w:webHidden/>
              </w:rPr>
              <w:instrText xml:space="preserve"> PAGEREF _Toc130406552 \h </w:instrText>
            </w:r>
            <w:r>
              <w:rPr>
                <w:noProof/>
                <w:webHidden/>
              </w:rPr>
            </w:r>
            <w:r>
              <w:rPr>
                <w:noProof/>
                <w:webHidden/>
              </w:rPr>
              <w:fldChar w:fldCharType="separate"/>
            </w:r>
            <w:r w:rsidR="006567F8">
              <w:rPr>
                <w:noProof/>
                <w:webHidden/>
              </w:rPr>
              <w:t>14</w:t>
            </w:r>
            <w:r>
              <w:rPr>
                <w:noProof/>
                <w:webHidden/>
              </w:rPr>
              <w:fldChar w:fldCharType="end"/>
            </w:r>
          </w:hyperlink>
        </w:p>
        <w:p w14:paraId="1377C190" w14:textId="40B5FE9E" w:rsidR="00224D91" w:rsidRDefault="00224D91" w:rsidP="005534AA">
          <w:pPr>
            <w:pStyle w:val="Obsah1"/>
            <w:rPr>
              <w:rFonts w:eastAsiaTheme="minorEastAsia"/>
              <w:noProof/>
              <w:lang w:eastAsia="cs-CZ"/>
            </w:rPr>
          </w:pPr>
          <w:hyperlink w:anchor="_Toc130406553" w:history="1">
            <w:r w:rsidRPr="00582BD3">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_Toc130406553 \h </w:instrText>
            </w:r>
            <w:r>
              <w:rPr>
                <w:noProof/>
                <w:webHidden/>
              </w:rPr>
            </w:r>
            <w:r>
              <w:rPr>
                <w:noProof/>
                <w:webHidden/>
              </w:rPr>
              <w:fldChar w:fldCharType="separate"/>
            </w:r>
            <w:r w:rsidR="006567F8">
              <w:rPr>
                <w:noProof/>
                <w:webHidden/>
              </w:rPr>
              <w:t>15</w:t>
            </w:r>
            <w:r>
              <w:rPr>
                <w:noProof/>
                <w:webHidden/>
              </w:rPr>
              <w:fldChar w:fldCharType="end"/>
            </w:r>
          </w:hyperlink>
        </w:p>
        <w:p w14:paraId="74497D10" w14:textId="0FC9DA9B" w:rsidR="00224D91" w:rsidRDefault="00224D91">
          <w:pPr>
            <w:pStyle w:val="Obsah2"/>
            <w:tabs>
              <w:tab w:val="right" w:leader="dot" w:pos="9062"/>
            </w:tabs>
            <w:rPr>
              <w:rFonts w:eastAsiaTheme="minorEastAsia"/>
              <w:noProof/>
              <w:lang w:eastAsia="cs-CZ"/>
            </w:rPr>
          </w:pPr>
          <w:hyperlink w:anchor="_Toc130406554" w:history="1">
            <w:r w:rsidRPr="00582BD3">
              <w:rPr>
                <w:rStyle w:val="Hypertextovodkaz"/>
                <w:noProof/>
              </w:rPr>
              <w:t>6.1 Návrhové vzory (</w:t>
            </w:r>
            <w:r w:rsidRPr="00582BD3">
              <w:rPr>
                <w:rStyle w:val="Hypertextovodkaz"/>
                <w:noProof/>
                <w:lang w:val="en-US"/>
              </w:rPr>
              <w:t>design patterns</w:t>
            </w:r>
            <w:r w:rsidRPr="00582BD3">
              <w:rPr>
                <w:rStyle w:val="Hypertextovodkaz"/>
                <w:noProof/>
              </w:rPr>
              <w:t>)</w:t>
            </w:r>
            <w:r>
              <w:rPr>
                <w:noProof/>
                <w:webHidden/>
              </w:rPr>
              <w:tab/>
            </w:r>
            <w:r>
              <w:rPr>
                <w:noProof/>
                <w:webHidden/>
              </w:rPr>
              <w:fldChar w:fldCharType="begin"/>
            </w:r>
            <w:r>
              <w:rPr>
                <w:noProof/>
                <w:webHidden/>
              </w:rPr>
              <w:instrText xml:space="preserve"> PAGEREF _Toc130406554 \h </w:instrText>
            </w:r>
            <w:r>
              <w:rPr>
                <w:noProof/>
                <w:webHidden/>
              </w:rPr>
            </w:r>
            <w:r>
              <w:rPr>
                <w:noProof/>
                <w:webHidden/>
              </w:rPr>
              <w:fldChar w:fldCharType="separate"/>
            </w:r>
            <w:r w:rsidR="006567F8">
              <w:rPr>
                <w:noProof/>
                <w:webHidden/>
              </w:rPr>
              <w:t>16</w:t>
            </w:r>
            <w:r>
              <w:rPr>
                <w:noProof/>
                <w:webHidden/>
              </w:rPr>
              <w:fldChar w:fldCharType="end"/>
            </w:r>
          </w:hyperlink>
        </w:p>
        <w:p w14:paraId="424FC127" w14:textId="5C786357" w:rsidR="00224D91" w:rsidRDefault="00224D91">
          <w:pPr>
            <w:pStyle w:val="Obsah3"/>
            <w:tabs>
              <w:tab w:val="right" w:leader="dot" w:pos="9062"/>
            </w:tabs>
            <w:rPr>
              <w:rFonts w:eastAsiaTheme="minorEastAsia"/>
              <w:noProof/>
              <w:lang w:eastAsia="cs-CZ"/>
            </w:rPr>
          </w:pPr>
          <w:hyperlink w:anchor="_Toc130406555" w:history="1">
            <w:r w:rsidRPr="00582BD3">
              <w:rPr>
                <w:rStyle w:val="Hypertextovodkaz"/>
                <w:noProof/>
              </w:rPr>
              <w:t>6.1.1 Factory metoda</w:t>
            </w:r>
            <w:r>
              <w:rPr>
                <w:noProof/>
                <w:webHidden/>
              </w:rPr>
              <w:tab/>
            </w:r>
            <w:r>
              <w:rPr>
                <w:noProof/>
                <w:webHidden/>
              </w:rPr>
              <w:fldChar w:fldCharType="begin"/>
            </w:r>
            <w:r>
              <w:rPr>
                <w:noProof/>
                <w:webHidden/>
              </w:rPr>
              <w:instrText xml:space="preserve"> PAGEREF _Toc130406555 \h </w:instrText>
            </w:r>
            <w:r>
              <w:rPr>
                <w:noProof/>
                <w:webHidden/>
              </w:rPr>
            </w:r>
            <w:r>
              <w:rPr>
                <w:noProof/>
                <w:webHidden/>
              </w:rPr>
              <w:fldChar w:fldCharType="separate"/>
            </w:r>
            <w:r w:rsidR="006567F8">
              <w:rPr>
                <w:noProof/>
                <w:webHidden/>
              </w:rPr>
              <w:t>16</w:t>
            </w:r>
            <w:r>
              <w:rPr>
                <w:noProof/>
                <w:webHidden/>
              </w:rPr>
              <w:fldChar w:fldCharType="end"/>
            </w:r>
          </w:hyperlink>
        </w:p>
        <w:p w14:paraId="08B1D634" w14:textId="23BFF9FE" w:rsidR="00224D91" w:rsidRDefault="00224D91">
          <w:pPr>
            <w:pStyle w:val="Obsah3"/>
            <w:tabs>
              <w:tab w:val="right" w:leader="dot" w:pos="9062"/>
            </w:tabs>
            <w:rPr>
              <w:rFonts w:eastAsiaTheme="minorEastAsia"/>
              <w:noProof/>
              <w:lang w:eastAsia="cs-CZ"/>
            </w:rPr>
          </w:pPr>
          <w:hyperlink w:anchor="_Toc130406556" w:history="1">
            <w:r w:rsidRPr="00582BD3">
              <w:rPr>
                <w:rStyle w:val="Hypertextovodkaz"/>
                <w:noProof/>
              </w:rPr>
              <w:t>6.1.2 Singleton</w:t>
            </w:r>
            <w:r>
              <w:rPr>
                <w:noProof/>
                <w:webHidden/>
              </w:rPr>
              <w:tab/>
            </w:r>
            <w:r>
              <w:rPr>
                <w:noProof/>
                <w:webHidden/>
              </w:rPr>
              <w:fldChar w:fldCharType="begin"/>
            </w:r>
            <w:r>
              <w:rPr>
                <w:noProof/>
                <w:webHidden/>
              </w:rPr>
              <w:instrText xml:space="preserve"> PAGEREF _Toc130406556 \h </w:instrText>
            </w:r>
            <w:r>
              <w:rPr>
                <w:noProof/>
                <w:webHidden/>
              </w:rPr>
            </w:r>
            <w:r>
              <w:rPr>
                <w:noProof/>
                <w:webHidden/>
              </w:rPr>
              <w:fldChar w:fldCharType="separate"/>
            </w:r>
            <w:r w:rsidR="006567F8">
              <w:rPr>
                <w:noProof/>
                <w:webHidden/>
              </w:rPr>
              <w:t>16</w:t>
            </w:r>
            <w:r>
              <w:rPr>
                <w:noProof/>
                <w:webHidden/>
              </w:rPr>
              <w:fldChar w:fldCharType="end"/>
            </w:r>
          </w:hyperlink>
        </w:p>
        <w:p w14:paraId="297344FC" w14:textId="1D5D5E69" w:rsidR="00224D91" w:rsidRDefault="00224D91">
          <w:pPr>
            <w:pStyle w:val="Obsah3"/>
            <w:tabs>
              <w:tab w:val="right" w:leader="dot" w:pos="9062"/>
            </w:tabs>
            <w:rPr>
              <w:rFonts w:eastAsiaTheme="minorEastAsia"/>
              <w:noProof/>
              <w:lang w:eastAsia="cs-CZ"/>
            </w:rPr>
          </w:pPr>
          <w:hyperlink w:anchor="_Toc130406557" w:history="1">
            <w:r w:rsidRPr="00582BD3">
              <w:rPr>
                <w:rStyle w:val="Hypertextovodkaz"/>
                <w:noProof/>
              </w:rPr>
              <w:t>6.1.3 FlyWeight</w:t>
            </w:r>
            <w:r>
              <w:rPr>
                <w:noProof/>
                <w:webHidden/>
              </w:rPr>
              <w:tab/>
            </w:r>
            <w:r>
              <w:rPr>
                <w:noProof/>
                <w:webHidden/>
              </w:rPr>
              <w:fldChar w:fldCharType="begin"/>
            </w:r>
            <w:r>
              <w:rPr>
                <w:noProof/>
                <w:webHidden/>
              </w:rPr>
              <w:instrText xml:space="preserve"> PAGEREF _Toc130406557 \h </w:instrText>
            </w:r>
            <w:r>
              <w:rPr>
                <w:noProof/>
                <w:webHidden/>
              </w:rPr>
            </w:r>
            <w:r>
              <w:rPr>
                <w:noProof/>
                <w:webHidden/>
              </w:rPr>
              <w:fldChar w:fldCharType="separate"/>
            </w:r>
            <w:r w:rsidR="006567F8">
              <w:rPr>
                <w:noProof/>
                <w:webHidden/>
              </w:rPr>
              <w:t>16</w:t>
            </w:r>
            <w:r>
              <w:rPr>
                <w:noProof/>
                <w:webHidden/>
              </w:rPr>
              <w:fldChar w:fldCharType="end"/>
            </w:r>
          </w:hyperlink>
        </w:p>
        <w:p w14:paraId="462A44F3" w14:textId="4D3D1433" w:rsidR="00224D91" w:rsidRDefault="00224D91">
          <w:pPr>
            <w:pStyle w:val="Obsah3"/>
            <w:tabs>
              <w:tab w:val="right" w:leader="dot" w:pos="9062"/>
            </w:tabs>
            <w:rPr>
              <w:rFonts w:eastAsiaTheme="minorEastAsia"/>
              <w:noProof/>
              <w:lang w:eastAsia="cs-CZ"/>
            </w:rPr>
          </w:pPr>
          <w:hyperlink w:anchor="_Toc130406558" w:history="1">
            <w:r w:rsidRPr="00582BD3">
              <w:rPr>
                <w:rStyle w:val="Hypertextovodkaz"/>
                <w:noProof/>
              </w:rPr>
              <w:t>6.1.4 Observer</w:t>
            </w:r>
            <w:r>
              <w:rPr>
                <w:noProof/>
                <w:webHidden/>
              </w:rPr>
              <w:tab/>
            </w:r>
            <w:r>
              <w:rPr>
                <w:noProof/>
                <w:webHidden/>
              </w:rPr>
              <w:fldChar w:fldCharType="begin"/>
            </w:r>
            <w:r>
              <w:rPr>
                <w:noProof/>
                <w:webHidden/>
              </w:rPr>
              <w:instrText xml:space="preserve"> PAGEREF _Toc130406558 \h </w:instrText>
            </w:r>
            <w:r>
              <w:rPr>
                <w:noProof/>
                <w:webHidden/>
              </w:rPr>
            </w:r>
            <w:r>
              <w:rPr>
                <w:noProof/>
                <w:webHidden/>
              </w:rPr>
              <w:fldChar w:fldCharType="separate"/>
            </w:r>
            <w:r w:rsidR="006567F8">
              <w:rPr>
                <w:noProof/>
                <w:webHidden/>
              </w:rPr>
              <w:t>16</w:t>
            </w:r>
            <w:r>
              <w:rPr>
                <w:noProof/>
                <w:webHidden/>
              </w:rPr>
              <w:fldChar w:fldCharType="end"/>
            </w:r>
          </w:hyperlink>
        </w:p>
        <w:p w14:paraId="5EA3EA1A" w14:textId="24108C4C" w:rsidR="00224D91" w:rsidRDefault="00224D91" w:rsidP="005534AA">
          <w:pPr>
            <w:pStyle w:val="Obsah1"/>
            <w:rPr>
              <w:rFonts w:eastAsiaTheme="minorEastAsia"/>
              <w:noProof/>
              <w:lang w:eastAsia="cs-CZ"/>
            </w:rPr>
          </w:pPr>
          <w:hyperlink w:anchor="_Toc130406559" w:history="1">
            <w:r w:rsidRPr="00582BD3">
              <w:rPr>
                <w:rStyle w:val="Hypertextovodkaz"/>
                <w:noProof/>
                <w:shd w:val="clear" w:color="auto" w:fill="FFFFFF"/>
              </w:rPr>
              <w:t>7. Návrh vzorového řešení</w:t>
            </w:r>
            <w:r>
              <w:rPr>
                <w:noProof/>
                <w:webHidden/>
              </w:rPr>
              <w:tab/>
            </w:r>
            <w:r>
              <w:rPr>
                <w:noProof/>
                <w:webHidden/>
              </w:rPr>
              <w:fldChar w:fldCharType="begin"/>
            </w:r>
            <w:r>
              <w:rPr>
                <w:noProof/>
                <w:webHidden/>
              </w:rPr>
              <w:instrText xml:space="preserve"> PAGEREF _Toc130406559 \h </w:instrText>
            </w:r>
            <w:r>
              <w:rPr>
                <w:noProof/>
                <w:webHidden/>
              </w:rPr>
            </w:r>
            <w:r>
              <w:rPr>
                <w:noProof/>
                <w:webHidden/>
              </w:rPr>
              <w:fldChar w:fldCharType="separate"/>
            </w:r>
            <w:r w:rsidR="006567F8">
              <w:rPr>
                <w:noProof/>
                <w:webHidden/>
              </w:rPr>
              <w:t>17</w:t>
            </w:r>
            <w:r>
              <w:rPr>
                <w:noProof/>
                <w:webHidden/>
              </w:rPr>
              <w:fldChar w:fldCharType="end"/>
            </w:r>
          </w:hyperlink>
        </w:p>
        <w:p w14:paraId="5158E0C1" w14:textId="068B1704" w:rsidR="00224D91" w:rsidRDefault="00224D91">
          <w:pPr>
            <w:pStyle w:val="Obsah2"/>
            <w:tabs>
              <w:tab w:val="right" w:leader="dot" w:pos="9062"/>
            </w:tabs>
            <w:rPr>
              <w:rFonts w:eastAsiaTheme="minorEastAsia"/>
              <w:noProof/>
              <w:lang w:eastAsia="cs-CZ"/>
            </w:rPr>
          </w:pPr>
          <w:hyperlink w:anchor="_Toc130406560" w:history="1">
            <w:r w:rsidRPr="00582BD3">
              <w:rPr>
                <w:rStyle w:val="Hypertextovodkaz"/>
                <w:noProof/>
                <w:shd w:val="clear" w:color="auto" w:fill="FFFFFF"/>
              </w:rPr>
              <w:t>7.1 knihovna</w:t>
            </w:r>
            <w:r>
              <w:rPr>
                <w:noProof/>
                <w:webHidden/>
              </w:rPr>
              <w:tab/>
            </w:r>
            <w:r>
              <w:rPr>
                <w:noProof/>
                <w:webHidden/>
              </w:rPr>
              <w:fldChar w:fldCharType="begin"/>
            </w:r>
            <w:r>
              <w:rPr>
                <w:noProof/>
                <w:webHidden/>
              </w:rPr>
              <w:instrText xml:space="preserve"> PAGEREF _Toc130406560 \h </w:instrText>
            </w:r>
            <w:r>
              <w:rPr>
                <w:noProof/>
                <w:webHidden/>
              </w:rPr>
            </w:r>
            <w:r>
              <w:rPr>
                <w:noProof/>
                <w:webHidden/>
              </w:rPr>
              <w:fldChar w:fldCharType="separate"/>
            </w:r>
            <w:r w:rsidR="006567F8">
              <w:rPr>
                <w:noProof/>
                <w:webHidden/>
              </w:rPr>
              <w:t>17</w:t>
            </w:r>
            <w:r>
              <w:rPr>
                <w:noProof/>
                <w:webHidden/>
              </w:rPr>
              <w:fldChar w:fldCharType="end"/>
            </w:r>
          </w:hyperlink>
        </w:p>
        <w:p w14:paraId="59B328E0" w14:textId="64E1C29B" w:rsidR="00224D91" w:rsidRDefault="00224D91">
          <w:pPr>
            <w:pStyle w:val="Obsah3"/>
            <w:tabs>
              <w:tab w:val="right" w:leader="dot" w:pos="9062"/>
            </w:tabs>
            <w:rPr>
              <w:rFonts w:eastAsiaTheme="minorEastAsia"/>
              <w:noProof/>
              <w:lang w:eastAsia="cs-CZ"/>
            </w:rPr>
          </w:pPr>
          <w:hyperlink w:anchor="_Toc130406561" w:history="1">
            <w:r w:rsidRPr="00582BD3">
              <w:rPr>
                <w:rStyle w:val="Hypertextovodkaz"/>
                <w:noProof/>
              </w:rPr>
              <w:t>7.1.1 atributy</w:t>
            </w:r>
            <w:r>
              <w:rPr>
                <w:noProof/>
                <w:webHidden/>
              </w:rPr>
              <w:tab/>
            </w:r>
            <w:r>
              <w:rPr>
                <w:noProof/>
                <w:webHidden/>
              </w:rPr>
              <w:fldChar w:fldCharType="begin"/>
            </w:r>
            <w:r>
              <w:rPr>
                <w:noProof/>
                <w:webHidden/>
              </w:rPr>
              <w:instrText xml:space="preserve"> PAGEREF _Toc130406561 \h </w:instrText>
            </w:r>
            <w:r>
              <w:rPr>
                <w:noProof/>
                <w:webHidden/>
              </w:rPr>
            </w:r>
            <w:r>
              <w:rPr>
                <w:noProof/>
                <w:webHidden/>
              </w:rPr>
              <w:fldChar w:fldCharType="separate"/>
            </w:r>
            <w:r w:rsidR="006567F8">
              <w:rPr>
                <w:noProof/>
                <w:webHidden/>
              </w:rPr>
              <w:t>17</w:t>
            </w:r>
            <w:r>
              <w:rPr>
                <w:noProof/>
                <w:webHidden/>
              </w:rPr>
              <w:fldChar w:fldCharType="end"/>
            </w:r>
          </w:hyperlink>
        </w:p>
        <w:p w14:paraId="4933EE45" w14:textId="72F16A58" w:rsidR="00224D91" w:rsidRDefault="00224D91">
          <w:pPr>
            <w:pStyle w:val="Obsah3"/>
            <w:tabs>
              <w:tab w:val="right" w:leader="dot" w:pos="9062"/>
            </w:tabs>
            <w:rPr>
              <w:rFonts w:eastAsiaTheme="minorEastAsia"/>
              <w:noProof/>
              <w:lang w:eastAsia="cs-CZ"/>
            </w:rPr>
          </w:pPr>
          <w:hyperlink w:anchor="_Toc130406562" w:history="1">
            <w:r w:rsidRPr="00582BD3">
              <w:rPr>
                <w:rStyle w:val="Hypertextovodkaz"/>
                <w:noProof/>
              </w:rPr>
              <w:t>7.1.2 buffy</w:t>
            </w:r>
            <w:r>
              <w:rPr>
                <w:noProof/>
                <w:webHidden/>
              </w:rPr>
              <w:tab/>
            </w:r>
            <w:r>
              <w:rPr>
                <w:noProof/>
                <w:webHidden/>
              </w:rPr>
              <w:fldChar w:fldCharType="begin"/>
            </w:r>
            <w:r>
              <w:rPr>
                <w:noProof/>
                <w:webHidden/>
              </w:rPr>
              <w:instrText xml:space="preserve"> PAGEREF _Toc130406562 \h </w:instrText>
            </w:r>
            <w:r>
              <w:rPr>
                <w:noProof/>
                <w:webHidden/>
              </w:rPr>
            </w:r>
            <w:r>
              <w:rPr>
                <w:noProof/>
                <w:webHidden/>
              </w:rPr>
              <w:fldChar w:fldCharType="separate"/>
            </w:r>
            <w:r w:rsidR="006567F8">
              <w:rPr>
                <w:noProof/>
                <w:webHidden/>
              </w:rPr>
              <w:t>17</w:t>
            </w:r>
            <w:r>
              <w:rPr>
                <w:noProof/>
                <w:webHidden/>
              </w:rPr>
              <w:fldChar w:fldCharType="end"/>
            </w:r>
          </w:hyperlink>
        </w:p>
        <w:p w14:paraId="68489F30" w14:textId="642F5A37" w:rsidR="00224D91" w:rsidRDefault="00224D91">
          <w:pPr>
            <w:pStyle w:val="Obsah3"/>
            <w:tabs>
              <w:tab w:val="right" w:leader="dot" w:pos="9062"/>
            </w:tabs>
            <w:rPr>
              <w:rFonts w:eastAsiaTheme="minorEastAsia"/>
              <w:noProof/>
              <w:lang w:eastAsia="cs-CZ"/>
            </w:rPr>
          </w:pPr>
          <w:hyperlink w:anchor="_Toc130406563" w:history="1">
            <w:r w:rsidRPr="00582BD3">
              <w:rPr>
                <w:rStyle w:val="Hypertextovodkaz"/>
                <w:noProof/>
              </w:rPr>
              <w:t>7.1.3 Postavy</w:t>
            </w:r>
            <w:r>
              <w:rPr>
                <w:noProof/>
                <w:webHidden/>
              </w:rPr>
              <w:tab/>
            </w:r>
            <w:r>
              <w:rPr>
                <w:noProof/>
                <w:webHidden/>
              </w:rPr>
              <w:fldChar w:fldCharType="begin"/>
            </w:r>
            <w:r>
              <w:rPr>
                <w:noProof/>
                <w:webHidden/>
              </w:rPr>
              <w:instrText xml:space="preserve"> PAGEREF _Toc130406563 \h </w:instrText>
            </w:r>
            <w:r>
              <w:rPr>
                <w:noProof/>
                <w:webHidden/>
              </w:rPr>
            </w:r>
            <w:r>
              <w:rPr>
                <w:noProof/>
                <w:webHidden/>
              </w:rPr>
              <w:fldChar w:fldCharType="separate"/>
            </w:r>
            <w:r w:rsidR="006567F8">
              <w:rPr>
                <w:noProof/>
                <w:webHidden/>
              </w:rPr>
              <w:t>18</w:t>
            </w:r>
            <w:r>
              <w:rPr>
                <w:noProof/>
                <w:webHidden/>
              </w:rPr>
              <w:fldChar w:fldCharType="end"/>
            </w:r>
          </w:hyperlink>
        </w:p>
        <w:p w14:paraId="450FD146" w14:textId="5957DE05" w:rsidR="00224D91" w:rsidRDefault="00224D91">
          <w:pPr>
            <w:pStyle w:val="Obsah3"/>
            <w:tabs>
              <w:tab w:val="right" w:leader="dot" w:pos="9062"/>
            </w:tabs>
            <w:rPr>
              <w:rFonts w:eastAsiaTheme="minorEastAsia"/>
              <w:noProof/>
              <w:lang w:eastAsia="cs-CZ"/>
            </w:rPr>
          </w:pPr>
          <w:hyperlink w:anchor="_Toc130406564" w:history="1">
            <w:r w:rsidRPr="00582BD3">
              <w:rPr>
                <w:rStyle w:val="Hypertextovodkaz"/>
                <w:noProof/>
              </w:rPr>
              <w:t>7.1.4 Předměty</w:t>
            </w:r>
            <w:r>
              <w:rPr>
                <w:noProof/>
                <w:webHidden/>
              </w:rPr>
              <w:tab/>
            </w:r>
            <w:r>
              <w:rPr>
                <w:noProof/>
                <w:webHidden/>
              </w:rPr>
              <w:fldChar w:fldCharType="begin"/>
            </w:r>
            <w:r>
              <w:rPr>
                <w:noProof/>
                <w:webHidden/>
              </w:rPr>
              <w:instrText xml:space="preserve"> PAGEREF _Toc130406564 \h </w:instrText>
            </w:r>
            <w:r>
              <w:rPr>
                <w:noProof/>
                <w:webHidden/>
              </w:rPr>
            </w:r>
            <w:r>
              <w:rPr>
                <w:noProof/>
                <w:webHidden/>
              </w:rPr>
              <w:fldChar w:fldCharType="separate"/>
            </w:r>
            <w:r w:rsidR="006567F8">
              <w:rPr>
                <w:noProof/>
                <w:webHidden/>
              </w:rPr>
              <w:t>18</w:t>
            </w:r>
            <w:r>
              <w:rPr>
                <w:noProof/>
                <w:webHidden/>
              </w:rPr>
              <w:fldChar w:fldCharType="end"/>
            </w:r>
          </w:hyperlink>
        </w:p>
        <w:p w14:paraId="0ADC464C" w14:textId="1A344744" w:rsidR="00224D91" w:rsidRDefault="00224D91">
          <w:pPr>
            <w:pStyle w:val="Obsah3"/>
            <w:tabs>
              <w:tab w:val="right" w:leader="dot" w:pos="9062"/>
            </w:tabs>
            <w:rPr>
              <w:rFonts w:eastAsiaTheme="minorEastAsia"/>
              <w:noProof/>
              <w:lang w:eastAsia="cs-CZ"/>
            </w:rPr>
          </w:pPr>
          <w:hyperlink w:anchor="_Toc130406565" w:history="1">
            <w:r w:rsidRPr="00582BD3">
              <w:rPr>
                <w:rStyle w:val="Hypertextovodkaz"/>
                <w:noProof/>
              </w:rPr>
              <w:t>7.1.5 inventáře</w:t>
            </w:r>
            <w:r>
              <w:rPr>
                <w:noProof/>
                <w:webHidden/>
              </w:rPr>
              <w:tab/>
            </w:r>
            <w:r>
              <w:rPr>
                <w:noProof/>
                <w:webHidden/>
              </w:rPr>
              <w:fldChar w:fldCharType="begin"/>
            </w:r>
            <w:r>
              <w:rPr>
                <w:noProof/>
                <w:webHidden/>
              </w:rPr>
              <w:instrText xml:space="preserve"> PAGEREF _Toc130406565 \h </w:instrText>
            </w:r>
            <w:r>
              <w:rPr>
                <w:noProof/>
                <w:webHidden/>
              </w:rPr>
            </w:r>
            <w:r>
              <w:rPr>
                <w:noProof/>
                <w:webHidden/>
              </w:rPr>
              <w:fldChar w:fldCharType="separate"/>
            </w:r>
            <w:r w:rsidR="006567F8">
              <w:rPr>
                <w:noProof/>
                <w:webHidden/>
              </w:rPr>
              <w:t>18</w:t>
            </w:r>
            <w:r>
              <w:rPr>
                <w:noProof/>
                <w:webHidden/>
              </w:rPr>
              <w:fldChar w:fldCharType="end"/>
            </w:r>
          </w:hyperlink>
        </w:p>
        <w:p w14:paraId="3F81793F" w14:textId="0031412B" w:rsidR="00224D91" w:rsidRDefault="00224D91">
          <w:pPr>
            <w:pStyle w:val="Obsah3"/>
            <w:tabs>
              <w:tab w:val="right" w:leader="dot" w:pos="9062"/>
            </w:tabs>
            <w:rPr>
              <w:rFonts w:eastAsiaTheme="minorEastAsia"/>
              <w:noProof/>
              <w:lang w:eastAsia="cs-CZ"/>
            </w:rPr>
          </w:pPr>
          <w:hyperlink w:anchor="_Toc130406566" w:history="1">
            <w:r w:rsidRPr="00582BD3">
              <w:rPr>
                <w:rStyle w:val="Hypertextovodkaz"/>
                <w:noProof/>
              </w:rPr>
              <w:t>7.1.6 kouzla</w:t>
            </w:r>
            <w:r>
              <w:rPr>
                <w:noProof/>
                <w:webHidden/>
              </w:rPr>
              <w:tab/>
            </w:r>
            <w:r>
              <w:rPr>
                <w:noProof/>
                <w:webHidden/>
              </w:rPr>
              <w:fldChar w:fldCharType="begin"/>
            </w:r>
            <w:r>
              <w:rPr>
                <w:noProof/>
                <w:webHidden/>
              </w:rPr>
              <w:instrText xml:space="preserve"> PAGEREF _Toc130406566 \h </w:instrText>
            </w:r>
            <w:r>
              <w:rPr>
                <w:noProof/>
                <w:webHidden/>
              </w:rPr>
            </w:r>
            <w:r>
              <w:rPr>
                <w:noProof/>
                <w:webHidden/>
              </w:rPr>
              <w:fldChar w:fldCharType="separate"/>
            </w:r>
            <w:r w:rsidR="006567F8">
              <w:rPr>
                <w:noProof/>
                <w:webHidden/>
              </w:rPr>
              <w:t>18</w:t>
            </w:r>
            <w:r>
              <w:rPr>
                <w:noProof/>
                <w:webHidden/>
              </w:rPr>
              <w:fldChar w:fldCharType="end"/>
            </w:r>
          </w:hyperlink>
        </w:p>
        <w:p w14:paraId="65154318" w14:textId="48C2068F" w:rsidR="00224D91" w:rsidRDefault="00224D91">
          <w:pPr>
            <w:pStyle w:val="Obsah3"/>
            <w:tabs>
              <w:tab w:val="right" w:leader="dot" w:pos="9062"/>
            </w:tabs>
            <w:rPr>
              <w:rFonts w:eastAsiaTheme="minorEastAsia"/>
              <w:noProof/>
              <w:lang w:eastAsia="cs-CZ"/>
            </w:rPr>
          </w:pPr>
          <w:hyperlink w:anchor="_Toc130406567" w:history="1">
            <w:r w:rsidRPr="00582BD3">
              <w:rPr>
                <w:rStyle w:val="Hypertextovodkaz"/>
                <w:noProof/>
              </w:rPr>
              <w:t>7.1.7 mapa</w:t>
            </w:r>
            <w:r>
              <w:rPr>
                <w:noProof/>
                <w:webHidden/>
              </w:rPr>
              <w:tab/>
            </w:r>
            <w:r>
              <w:rPr>
                <w:noProof/>
                <w:webHidden/>
              </w:rPr>
              <w:fldChar w:fldCharType="begin"/>
            </w:r>
            <w:r>
              <w:rPr>
                <w:noProof/>
                <w:webHidden/>
              </w:rPr>
              <w:instrText xml:space="preserve"> PAGEREF _Toc130406567 \h </w:instrText>
            </w:r>
            <w:r>
              <w:rPr>
                <w:noProof/>
                <w:webHidden/>
              </w:rPr>
            </w:r>
            <w:r>
              <w:rPr>
                <w:noProof/>
                <w:webHidden/>
              </w:rPr>
              <w:fldChar w:fldCharType="separate"/>
            </w:r>
            <w:r w:rsidR="006567F8">
              <w:rPr>
                <w:noProof/>
                <w:webHidden/>
              </w:rPr>
              <w:t>19</w:t>
            </w:r>
            <w:r>
              <w:rPr>
                <w:noProof/>
                <w:webHidden/>
              </w:rPr>
              <w:fldChar w:fldCharType="end"/>
            </w:r>
          </w:hyperlink>
        </w:p>
        <w:p w14:paraId="7BBBEE6B" w14:textId="6893F988" w:rsidR="00224D91" w:rsidRDefault="00224D91">
          <w:pPr>
            <w:pStyle w:val="Obsah3"/>
            <w:tabs>
              <w:tab w:val="right" w:leader="dot" w:pos="9062"/>
            </w:tabs>
            <w:rPr>
              <w:rFonts w:eastAsiaTheme="minorEastAsia"/>
              <w:noProof/>
              <w:lang w:eastAsia="cs-CZ"/>
            </w:rPr>
          </w:pPr>
          <w:hyperlink w:anchor="_Toc130406568" w:history="1">
            <w:r w:rsidRPr="00582BD3">
              <w:rPr>
                <w:rStyle w:val="Hypertextovodkaz"/>
                <w:noProof/>
              </w:rPr>
              <w:t>7.6.8 úkoly</w:t>
            </w:r>
            <w:r>
              <w:rPr>
                <w:noProof/>
                <w:webHidden/>
              </w:rPr>
              <w:tab/>
            </w:r>
            <w:r>
              <w:rPr>
                <w:noProof/>
                <w:webHidden/>
              </w:rPr>
              <w:fldChar w:fldCharType="begin"/>
            </w:r>
            <w:r>
              <w:rPr>
                <w:noProof/>
                <w:webHidden/>
              </w:rPr>
              <w:instrText xml:space="preserve"> PAGEREF _Toc130406568 \h </w:instrText>
            </w:r>
            <w:r>
              <w:rPr>
                <w:noProof/>
                <w:webHidden/>
              </w:rPr>
            </w:r>
            <w:r>
              <w:rPr>
                <w:noProof/>
                <w:webHidden/>
              </w:rPr>
              <w:fldChar w:fldCharType="separate"/>
            </w:r>
            <w:r w:rsidR="006567F8">
              <w:rPr>
                <w:noProof/>
                <w:webHidden/>
              </w:rPr>
              <w:t>19</w:t>
            </w:r>
            <w:r>
              <w:rPr>
                <w:noProof/>
                <w:webHidden/>
              </w:rPr>
              <w:fldChar w:fldCharType="end"/>
            </w:r>
          </w:hyperlink>
        </w:p>
        <w:p w14:paraId="73B684FD" w14:textId="0A974867" w:rsidR="00224D91" w:rsidRDefault="00224D91">
          <w:pPr>
            <w:pStyle w:val="Obsah3"/>
            <w:tabs>
              <w:tab w:val="right" w:leader="dot" w:pos="9062"/>
            </w:tabs>
            <w:rPr>
              <w:rFonts w:eastAsiaTheme="minorEastAsia"/>
              <w:noProof/>
              <w:lang w:eastAsia="cs-CZ"/>
            </w:rPr>
          </w:pPr>
          <w:hyperlink w:anchor="_Toc130406569" w:history="1">
            <w:r w:rsidRPr="00582BD3">
              <w:rPr>
                <w:rStyle w:val="Hypertextovodkaz"/>
                <w:noProof/>
              </w:rPr>
              <w:t>7.1.9 GameManager</w:t>
            </w:r>
            <w:r>
              <w:rPr>
                <w:noProof/>
                <w:webHidden/>
              </w:rPr>
              <w:tab/>
            </w:r>
            <w:r>
              <w:rPr>
                <w:noProof/>
                <w:webHidden/>
              </w:rPr>
              <w:fldChar w:fldCharType="begin"/>
            </w:r>
            <w:r>
              <w:rPr>
                <w:noProof/>
                <w:webHidden/>
              </w:rPr>
              <w:instrText xml:space="preserve"> PAGEREF _Toc130406569 \h </w:instrText>
            </w:r>
            <w:r>
              <w:rPr>
                <w:noProof/>
                <w:webHidden/>
              </w:rPr>
            </w:r>
            <w:r>
              <w:rPr>
                <w:noProof/>
                <w:webHidden/>
              </w:rPr>
              <w:fldChar w:fldCharType="separate"/>
            </w:r>
            <w:r w:rsidR="006567F8">
              <w:rPr>
                <w:noProof/>
                <w:webHidden/>
              </w:rPr>
              <w:t>19</w:t>
            </w:r>
            <w:r>
              <w:rPr>
                <w:noProof/>
                <w:webHidden/>
              </w:rPr>
              <w:fldChar w:fldCharType="end"/>
            </w:r>
          </w:hyperlink>
        </w:p>
        <w:p w14:paraId="3C18E382" w14:textId="5A3506EE" w:rsidR="00224D91" w:rsidRDefault="00224D91">
          <w:pPr>
            <w:pStyle w:val="Obsah3"/>
            <w:tabs>
              <w:tab w:val="right" w:leader="dot" w:pos="9062"/>
            </w:tabs>
            <w:rPr>
              <w:rFonts w:eastAsiaTheme="minorEastAsia"/>
              <w:noProof/>
              <w:lang w:eastAsia="cs-CZ"/>
            </w:rPr>
          </w:pPr>
          <w:hyperlink w:anchor="_Toc130406570" w:history="1">
            <w:r w:rsidRPr="00582BD3">
              <w:rPr>
                <w:rStyle w:val="Hypertextovodkaz"/>
                <w:noProof/>
              </w:rPr>
              <w:t>7.1.10 nastavení</w:t>
            </w:r>
            <w:r>
              <w:rPr>
                <w:noProof/>
                <w:webHidden/>
              </w:rPr>
              <w:tab/>
            </w:r>
            <w:r>
              <w:rPr>
                <w:noProof/>
                <w:webHidden/>
              </w:rPr>
              <w:fldChar w:fldCharType="begin"/>
            </w:r>
            <w:r>
              <w:rPr>
                <w:noProof/>
                <w:webHidden/>
              </w:rPr>
              <w:instrText xml:space="preserve"> PAGEREF _Toc130406570 \h </w:instrText>
            </w:r>
            <w:r>
              <w:rPr>
                <w:noProof/>
                <w:webHidden/>
              </w:rPr>
            </w:r>
            <w:r>
              <w:rPr>
                <w:noProof/>
                <w:webHidden/>
              </w:rPr>
              <w:fldChar w:fldCharType="separate"/>
            </w:r>
            <w:r w:rsidR="006567F8">
              <w:rPr>
                <w:noProof/>
                <w:webHidden/>
              </w:rPr>
              <w:t>20</w:t>
            </w:r>
            <w:r>
              <w:rPr>
                <w:noProof/>
                <w:webHidden/>
              </w:rPr>
              <w:fldChar w:fldCharType="end"/>
            </w:r>
          </w:hyperlink>
        </w:p>
        <w:p w14:paraId="21DCC6F9" w14:textId="267096D5" w:rsidR="00224D91" w:rsidRDefault="00224D91">
          <w:pPr>
            <w:pStyle w:val="Obsah2"/>
            <w:tabs>
              <w:tab w:val="right" w:leader="dot" w:pos="9062"/>
            </w:tabs>
            <w:rPr>
              <w:rFonts w:eastAsiaTheme="minorEastAsia"/>
              <w:noProof/>
              <w:lang w:eastAsia="cs-CZ"/>
            </w:rPr>
          </w:pPr>
          <w:hyperlink w:anchor="_Toc130406571" w:history="1">
            <w:r w:rsidRPr="00582BD3">
              <w:rPr>
                <w:rStyle w:val="Hypertextovodkaz"/>
                <w:noProof/>
              </w:rPr>
              <w:t>7.2 TestovaniCastiKnihovny</w:t>
            </w:r>
            <w:r>
              <w:rPr>
                <w:noProof/>
                <w:webHidden/>
              </w:rPr>
              <w:tab/>
            </w:r>
            <w:r>
              <w:rPr>
                <w:noProof/>
                <w:webHidden/>
              </w:rPr>
              <w:fldChar w:fldCharType="begin"/>
            </w:r>
            <w:r>
              <w:rPr>
                <w:noProof/>
                <w:webHidden/>
              </w:rPr>
              <w:instrText xml:space="preserve"> PAGEREF _Toc130406571 \h </w:instrText>
            </w:r>
            <w:r>
              <w:rPr>
                <w:noProof/>
                <w:webHidden/>
              </w:rPr>
            </w:r>
            <w:r>
              <w:rPr>
                <w:noProof/>
                <w:webHidden/>
              </w:rPr>
              <w:fldChar w:fldCharType="separate"/>
            </w:r>
            <w:r w:rsidR="006567F8">
              <w:rPr>
                <w:noProof/>
                <w:webHidden/>
              </w:rPr>
              <w:t>20</w:t>
            </w:r>
            <w:r>
              <w:rPr>
                <w:noProof/>
                <w:webHidden/>
              </w:rPr>
              <w:fldChar w:fldCharType="end"/>
            </w:r>
          </w:hyperlink>
        </w:p>
        <w:p w14:paraId="2DCA02A5" w14:textId="51904881" w:rsidR="00224D91" w:rsidRDefault="00224D91">
          <w:pPr>
            <w:pStyle w:val="Obsah3"/>
            <w:tabs>
              <w:tab w:val="right" w:leader="dot" w:pos="9062"/>
            </w:tabs>
            <w:rPr>
              <w:rFonts w:eastAsiaTheme="minorEastAsia"/>
              <w:noProof/>
              <w:lang w:eastAsia="cs-CZ"/>
            </w:rPr>
          </w:pPr>
          <w:hyperlink w:anchor="_Toc130406572" w:history="1">
            <w:r w:rsidRPr="00582BD3">
              <w:rPr>
                <w:rStyle w:val="Hypertextovodkaz"/>
                <w:noProof/>
              </w:rPr>
              <w:t>7.2.1 okno Form1</w:t>
            </w:r>
            <w:r>
              <w:rPr>
                <w:noProof/>
                <w:webHidden/>
              </w:rPr>
              <w:tab/>
            </w:r>
            <w:r>
              <w:rPr>
                <w:noProof/>
                <w:webHidden/>
              </w:rPr>
              <w:fldChar w:fldCharType="begin"/>
            </w:r>
            <w:r>
              <w:rPr>
                <w:noProof/>
                <w:webHidden/>
              </w:rPr>
              <w:instrText xml:space="preserve"> PAGEREF _Toc130406572 \h </w:instrText>
            </w:r>
            <w:r>
              <w:rPr>
                <w:noProof/>
                <w:webHidden/>
              </w:rPr>
            </w:r>
            <w:r>
              <w:rPr>
                <w:noProof/>
                <w:webHidden/>
              </w:rPr>
              <w:fldChar w:fldCharType="separate"/>
            </w:r>
            <w:r w:rsidR="006567F8">
              <w:rPr>
                <w:noProof/>
                <w:webHidden/>
              </w:rPr>
              <w:t>20</w:t>
            </w:r>
            <w:r>
              <w:rPr>
                <w:noProof/>
                <w:webHidden/>
              </w:rPr>
              <w:fldChar w:fldCharType="end"/>
            </w:r>
          </w:hyperlink>
        </w:p>
        <w:p w14:paraId="39D432A8" w14:textId="066D2E6D" w:rsidR="00224D91" w:rsidRDefault="00224D91">
          <w:pPr>
            <w:pStyle w:val="Obsah3"/>
            <w:tabs>
              <w:tab w:val="right" w:leader="dot" w:pos="9062"/>
            </w:tabs>
            <w:rPr>
              <w:rFonts w:eastAsiaTheme="minorEastAsia"/>
              <w:noProof/>
              <w:lang w:eastAsia="cs-CZ"/>
            </w:rPr>
          </w:pPr>
          <w:hyperlink w:anchor="_Toc130406573" w:history="1">
            <w:r w:rsidRPr="00582BD3">
              <w:rPr>
                <w:rStyle w:val="Hypertextovodkaz"/>
                <w:noProof/>
              </w:rPr>
              <w:t>7.2.2 okno VypisPostava</w:t>
            </w:r>
            <w:r>
              <w:rPr>
                <w:noProof/>
                <w:webHidden/>
              </w:rPr>
              <w:tab/>
            </w:r>
            <w:r>
              <w:rPr>
                <w:noProof/>
                <w:webHidden/>
              </w:rPr>
              <w:fldChar w:fldCharType="begin"/>
            </w:r>
            <w:r>
              <w:rPr>
                <w:noProof/>
                <w:webHidden/>
              </w:rPr>
              <w:instrText xml:space="preserve"> PAGEREF _Toc130406573 \h </w:instrText>
            </w:r>
            <w:r>
              <w:rPr>
                <w:noProof/>
                <w:webHidden/>
              </w:rPr>
            </w:r>
            <w:r>
              <w:rPr>
                <w:noProof/>
                <w:webHidden/>
              </w:rPr>
              <w:fldChar w:fldCharType="separate"/>
            </w:r>
            <w:r w:rsidR="006567F8">
              <w:rPr>
                <w:noProof/>
                <w:webHidden/>
              </w:rPr>
              <w:t>21</w:t>
            </w:r>
            <w:r>
              <w:rPr>
                <w:noProof/>
                <w:webHidden/>
              </w:rPr>
              <w:fldChar w:fldCharType="end"/>
            </w:r>
          </w:hyperlink>
        </w:p>
        <w:p w14:paraId="1CA83226" w14:textId="3BD216E3" w:rsidR="00224D91" w:rsidRDefault="00224D91">
          <w:pPr>
            <w:pStyle w:val="Obsah3"/>
            <w:tabs>
              <w:tab w:val="right" w:leader="dot" w:pos="9062"/>
            </w:tabs>
            <w:rPr>
              <w:rFonts w:eastAsiaTheme="minorEastAsia"/>
              <w:noProof/>
              <w:lang w:eastAsia="cs-CZ"/>
            </w:rPr>
          </w:pPr>
          <w:hyperlink w:anchor="_Toc130406574" w:history="1">
            <w:r w:rsidRPr="00582BD3">
              <w:rPr>
                <w:rStyle w:val="Hypertextovodkaz"/>
                <w:noProof/>
              </w:rPr>
              <w:t>7.2.3 okno Combat</w:t>
            </w:r>
            <w:r>
              <w:rPr>
                <w:noProof/>
                <w:webHidden/>
              </w:rPr>
              <w:tab/>
            </w:r>
            <w:r>
              <w:rPr>
                <w:noProof/>
                <w:webHidden/>
              </w:rPr>
              <w:fldChar w:fldCharType="begin"/>
            </w:r>
            <w:r>
              <w:rPr>
                <w:noProof/>
                <w:webHidden/>
              </w:rPr>
              <w:instrText xml:space="preserve"> PAGEREF _Toc130406574 \h </w:instrText>
            </w:r>
            <w:r>
              <w:rPr>
                <w:noProof/>
                <w:webHidden/>
              </w:rPr>
            </w:r>
            <w:r>
              <w:rPr>
                <w:noProof/>
                <w:webHidden/>
              </w:rPr>
              <w:fldChar w:fldCharType="separate"/>
            </w:r>
            <w:r w:rsidR="006567F8">
              <w:rPr>
                <w:noProof/>
                <w:webHidden/>
              </w:rPr>
              <w:t>21</w:t>
            </w:r>
            <w:r>
              <w:rPr>
                <w:noProof/>
                <w:webHidden/>
              </w:rPr>
              <w:fldChar w:fldCharType="end"/>
            </w:r>
          </w:hyperlink>
        </w:p>
        <w:p w14:paraId="7B988A7B" w14:textId="6AAC405F" w:rsidR="00224D91" w:rsidRDefault="00224D91">
          <w:pPr>
            <w:pStyle w:val="Obsah3"/>
            <w:tabs>
              <w:tab w:val="right" w:leader="dot" w:pos="9062"/>
            </w:tabs>
            <w:rPr>
              <w:rFonts w:eastAsiaTheme="minorEastAsia"/>
              <w:noProof/>
              <w:lang w:eastAsia="cs-CZ"/>
            </w:rPr>
          </w:pPr>
          <w:hyperlink w:anchor="_Toc130406575" w:history="1">
            <w:r w:rsidRPr="00582BD3">
              <w:rPr>
                <w:rStyle w:val="Hypertextovodkaz"/>
                <w:noProof/>
              </w:rPr>
              <w:t>7.2.4 okno BuffForm</w:t>
            </w:r>
            <w:r>
              <w:rPr>
                <w:noProof/>
                <w:webHidden/>
              </w:rPr>
              <w:tab/>
            </w:r>
            <w:r>
              <w:rPr>
                <w:noProof/>
                <w:webHidden/>
              </w:rPr>
              <w:fldChar w:fldCharType="begin"/>
            </w:r>
            <w:r>
              <w:rPr>
                <w:noProof/>
                <w:webHidden/>
              </w:rPr>
              <w:instrText xml:space="preserve"> PAGEREF _Toc130406575 \h </w:instrText>
            </w:r>
            <w:r>
              <w:rPr>
                <w:noProof/>
                <w:webHidden/>
              </w:rPr>
            </w:r>
            <w:r>
              <w:rPr>
                <w:noProof/>
                <w:webHidden/>
              </w:rPr>
              <w:fldChar w:fldCharType="separate"/>
            </w:r>
            <w:r w:rsidR="006567F8">
              <w:rPr>
                <w:noProof/>
                <w:webHidden/>
              </w:rPr>
              <w:t>22</w:t>
            </w:r>
            <w:r>
              <w:rPr>
                <w:noProof/>
                <w:webHidden/>
              </w:rPr>
              <w:fldChar w:fldCharType="end"/>
            </w:r>
          </w:hyperlink>
        </w:p>
        <w:p w14:paraId="2605971B" w14:textId="2717FC55" w:rsidR="00224D91" w:rsidRDefault="00224D91">
          <w:pPr>
            <w:pStyle w:val="Obsah3"/>
            <w:tabs>
              <w:tab w:val="right" w:leader="dot" w:pos="9062"/>
            </w:tabs>
            <w:rPr>
              <w:rFonts w:eastAsiaTheme="minorEastAsia"/>
              <w:noProof/>
              <w:lang w:eastAsia="cs-CZ"/>
            </w:rPr>
          </w:pPr>
          <w:hyperlink w:anchor="_Toc130406576" w:history="1">
            <w:r w:rsidRPr="00582BD3">
              <w:rPr>
                <w:rStyle w:val="Hypertextovodkaz"/>
                <w:noProof/>
              </w:rPr>
              <w:t>7.2.5 okno InventarForm</w:t>
            </w:r>
            <w:r>
              <w:rPr>
                <w:noProof/>
                <w:webHidden/>
              </w:rPr>
              <w:tab/>
            </w:r>
            <w:r>
              <w:rPr>
                <w:noProof/>
                <w:webHidden/>
              </w:rPr>
              <w:fldChar w:fldCharType="begin"/>
            </w:r>
            <w:r>
              <w:rPr>
                <w:noProof/>
                <w:webHidden/>
              </w:rPr>
              <w:instrText xml:space="preserve"> PAGEREF _Toc130406576 \h </w:instrText>
            </w:r>
            <w:r>
              <w:rPr>
                <w:noProof/>
                <w:webHidden/>
              </w:rPr>
            </w:r>
            <w:r>
              <w:rPr>
                <w:noProof/>
                <w:webHidden/>
              </w:rPr>
              <w:fldChar w:fldCharType="separate"/>
            </w:r>
            <w:r w:rsidR="006567F8">
              <w:rPr>
                <w:noProof/>
                <w:webHidden/>
              </w:rPr>
              <w:t>22</w:t>
            </w:r>
            <w:r>
              <w:rPr>
                <w:noProof/>
                <w:webHidden/>
              </w:rPr>
              <w:fldChar w:fldCharType="end"/>
            </w:r>
          </w:hyperlink>
        </w:p>
        <w:p w14:paraId="3F82BB8E" w14:textId="28B5D43E" w:rsidR="00224D91" w:rsidRDefault="00224D91">
          <w:pPr>
            <w:pStyle w:val="Obsah3"/>
            <w:tabs>
              <w:tab w:val="right" w:leader="dot" w:pos="9062"/>
            </w:tabs>
            <w:rPr>
              <w:rFonts w:eastAsiaTheme="minorEastAsia"/>
              <w:noProof/>
              <w:lang w:eastAsia="cs-CZ"/>
            </w:rPr>
          </w:pPr>
          <w:hyperlink w:anchor="_Toc130406577" w:history="1">
            <w:r w:rsidRPr="00582BD3">
              <w:rPr>
                <w:rStyle w:val="Hypertextovodkaz"/>
                <w:noProof/>
              </w:rPr>
              <w:t>7.2.6 okna ChunkForm a MapaForm</w:t>
            </w:r>
            <w:r>
              <w:rPr>
                <w:noProof/>
                <w:webHidden/>
              </w:rPr>
              <w:tab/>
            </w:r>
            <w:r>
              <w:rPr>
                <w:noProof/>
                <w:webHidden/>
              </w:rPr>
              <w:fldChar w:fldCharType="begin"/>
            </w:r>
            <w:r>
              <w:rPr>
                <w:noProof/>
                <w:webHidden/>
              </w:rPr>
              <w:instrText xml:space="preserve"> PAGEREF _Toc130406577 \h </w:instrText>
            </w:r>
            <w:r>
              <w:rPr>
                <w:noProof/>
                <w:webHidden/>
              </w:rPr>
            </w:r>
            <w:r>
              <w:rPr>
                <w:noProof/>
                <w:webHidden/>
              </w:rPr>
              <w:fldChar w:fldCharType="separate"/>
            </w:r>
            <w:r w:rsidR="006567F8">
              <w:rPr>
                <w:noProof/>
                <w:webHidden/>
              </w:rPr>
              <w:t>23</w:t>
            </w:r>
            <w:r>
              <w:rPr>
                <w:noProof/>
                <w:webHidden/>
              </w:rPr>
              <w:fldChar w:fldCharType="end"/>
            </w:r>
          </w:hyperlink>
        </w:p>
        <w:p w14:paraId="1561FAC6" w14:textId="1BF90722" w:rsidR="00224D91" w:rsidRDefault="00224D91">
          <w:pPr>
            <w:pStyle w:val="Obsah3"/>
            <w:tabs>
              <w:tab w:val="right" w:leader="dot" w:pos="9062"/>
            </w:tabs>
            <w:rPr>
              <w:rFonts w:eastAsiaTheme="minorEastAsia"/>
              <w:noProof/>
              <w:lang w:eastAsia="cs-CZ"/>
            </w:rPr>
          </w:pPr>
          <w:hyperlink w:anchor="_Toc130406578" w:history="1">
            <w:r w:rsidRPr="00582BD3">
              <w:rPr>
                <w:rStyle w:val="Hypertextovodkaz"/>
                <w:noProof/>
              </w:rPr>
              <w:t>7.2.7 okno UkolForm</w:t>
            </w:r>
            <w:r>
              <w:rPr>
                <w:noProof/>
                <w:webHidden/>
              </w:rPr>
              <w:tab/>
            </w:r>
            <w:r>
              <w:rPr>
                <w:noProof/>
                <w:webHidden/>
              </w:rPr>
              <w:fldChar w:fldCharType="begin"/>
            </w:r>
            <w:r>
              <w:rPr>
                <w:noProof/>
                <w:webHidden/>
              </w:rPr>
              <w:instrText xml:space="preserve"> PAGEREF _Toc130406578 \h </w:instrText>
            </w:r>
            <w:r>
              <w:rPr>
                <w:noProof/>
                <w:webHidden/>
              </w:rPr>
            </w:r>
            <w:r>
              <w:rPr>
                <w:noProof/>
                <w:webHidden/>
              </w:rPr>
              <w:fldChar w:fldCharType="separate"/>
            </w:r>
            <w:r w:rsidR="006567F8">
              <w:rPr>
                <w:noProof/>
                <w:webHidden/>
              </w:rPr>
              <w:t>23</w:t>
            </w:r>
            <w:r>
              <w:rPr>
                <w:noProof/>
                <w:webHidden/>
              </w:rPr>
              <w:fldChar w:fldCharType="end"/>
            </w:r>
          </w:hyperlink>
        </w:p>
        <w:p w14:paraId="6ADE3CA4" w14:textId="1EC75112" w:rsidR="00224D91" w:rsidRDefault="00224D91">
          <w:pPr>
            <w:pStyle w:val="Obsah3"/>
            <w:tabs>
              <w:tab w:val="right" w:leader="dot" w:pos="9062"/>
            </w:tabs>
            <w:rPr>
              <w:rFonts w:eastAsiaTheme="minorEastAsia"/>
              <w:noProof/>
              <w:lang w:eastAsia="cs-CZ"/>
            </w:rPr>
          </w:pPr>
          <w:hyperlink w:anchor="_Toc130406579" w:history="1">
            <w:r w:rsidRPr="00582BD3">
              <w:rPr>
                <w:rStyle w:val="Hypertextovodkaz"/>
                <w:noProof/>
              </w:rPr>
              <w:t>7.2.8 okno NastaveniForm</w:t>
            </w:r>
            <w:r>
              <w:rPr>
                <w:noProof/>
                <w:webHidden/>
              </w:rPr>
              <w:tab/>
            </w:r>
            <w:r>
              <w:rPr>
                <w:noProof/>
                <w:webHidden/>
              </w:rPr>
              <w:fldChar w:fldCharType="begin"/>
            </w:r>
            <w:r>
              <w:rPr>
                <w:noProof/>
                <w:webHidden/>
              </w:rPr>
              <w:instrText xml:space="preserve"> PAGEREF _Toc130406579 \h </w:instrText>
            </w:r>
            <w:r>
              <w:rPr>
                <w:noProof/>
                <w:webHidden/>
              </w:rPr>
            </w:r>
            <w:r>
              <w:rPr>
                <w:noProof/>
                <w:webHidden/>
              </w:rPr>
              <w:fldChar w:fldCharType="separate"/>
            </w:r>
            <w:r w:rsidR="006567F8">
              <w:rPr>
                <w:noProof/>
                <w:webHidden/>
              </w:rPr>
              <w:t>24</w:t>
            </w:r>
            <w:r>
              <w:rPr>
                <w:noProof/>
                <w:webHidden/>
              </w:rPr>
              <w:fldChar w:fldCharType="end"/>
            </w:r>
          </w:hyperlink>
        </w:p>
        <w:p w14:paraId="6AC9610D" w14:textId="78F8536A" w:rsidR="00224D91" w:rsidRDefault="00224D91">
          <w:pPr>
            <w:pStyle w:val="Obsah3"/>
            <w:tabs>
              <w:tab w:val="right" w:leader="dot" w:pos="9062"/>
            </w:tabs>
            <w:rPr>
              <w:rFonts w:eastAsiaTheme="minorEastAsia"/>
              <w:noProof/>
              <w:lang w:eastAsia="cs-CZ"/>
            </w:rPr>
          </w:pPr>
          <w:hyperlink w:anchor="_Toc130406580" w:history="1">
            <w:r w:rsidRPr="00582BD3">
              <w:rPr>
                <w:rStyle w:val="Hypertextovodkaz"/>
                <w:noProof/>
              </w:rPr>
              <w:t>7.2.9 okno GMMapaForm</w:t>
            </w:r>
            <w:r>
              <w:rPr>
                <w:noProof/>
                <w:webHidden/>
              </w:rPr>
              <w:tab/>
            </w:r>
            <w:r>
              <w:rPr>
                <w:noProof/>
                <w:webHidden/>
              </w:rPr>
              <w:fldChar w:fldCharType="begin"/>
            </w:r>
            <w:r>
              <w:rPr>
                <w:noProof/>
                <w:webHidden/>
              </w:rPr>
              <w:instrText xml:space="preserve"> PAGEREF _Toc130406580 \h </w:instrText>
            </w:r>
            <w:r>
              <w:rPr>
                <w:noProof/>
                <w:webHidden/>
              </w:rPr>
            </w:r>
            <w:r>
              <w:rPr>
                <w:noProof/>
                <w:webHidden/>
              </w:rPr>
              <w:fldChar w:fldCharType="separate"/>
            </w:r>
            <w:r w:rsidR="006567F8">
              <w:rPr>
                <w:noProof/>
                <w:webHidden/>
              </w:rPr>
              <w:t>24</w:t>
            </w:r>
            <w:r>
              <w:rPr>
                <w:noProof/>
                <w:webHidden/>
              </w:rPr>
              <w:fldChar w:fldCharType="end"/>
            </w:r>
          </w:hyperlink>
        </w:p>
        <w:p w14:paraId="4A9D2B21" w14:textId="7BCE58B9" w:rsidR="00224D91" w:rsidRDefault="00224D91">
          <w:pPr>
            <w:pStyle w:val="Obsah3"/>
            <w:tabs>
              <w:tab w:val="right" w:leader="dot" w:pos="9062"/>
            </w:tabs>
            <w:rPr>
              <w:rFonts w:eastAsiaTheme="minorEastAsia"/>
              <w:noProof/>
              <w:lang w:eastAsia="cs-CZ"/>
            </w:rPr>
          </w:pPr>
          <w:hyperlink w:anchor="_Toc130406581" w:history="1">
            <w:r w:rsidRPr="00582BD3">
              <w:rPr>
                <w:rStyle w:val="Hypertextovodkaz"/>
                <w:noProof/>
              </w:rPr>
              <w:t>7.2.10 okno GMPostavyForm</w:t>
            </w:r>
            <w:r>
              <w:rPr>
                <w:noProof/>
                <w:webHidden/>
              </w:rPr>
              <w:tab/>
            </w:r>
            <w:r>
              <w:rPr>
                <w:noProof/>
                <w:webHidden/>
              </w:rPr>
              <w:fldChar w:fldCharType="begin"/>
            </w:r>
            <w:r>
              <w:rPr>
                <w:noProof/>
                <w:webHidden/>
              </w:rPr>
              <w:instrText xml:space="preserve"> PAGEREF _Toc130406581 \h </w:instrText>
            </w:r>
            <w:r>
              <w:rPr>
                <w:noProof/>
                <w:webHidden/>
              </w:rPr>
            </w:r>
            <w:r>
              <w:rPr>
                <w:noProof/>
                <w:webHidden/>
              </w:rPr>
              <w:fldChar w:fldCharType="separate"/>
            </w:r>
            <w:r w:rsidR="006567F8">
              <w:rPr>
                <w:noProof/>
                <w:webHidden/>
              </w:rPr>
              <w:t>25</w:t>
            </w:r>
            <w:r>
              <w:rPr>
                <w:noProof/>
                <w:webHidden/>
              </w:rPr>
              <w:fldChar w:fldCharType="end"/>
            </w:r>
          </w:hyperlink>
        </w:p>
        <w:p w14:paraId="0A8C7120" w14:textId="36CF0CAF" w:rsidR="00224D91" w:rsidRDefault="00224D91">
          <w:pPr>
            <w:pStyle w:val="Obsah3"/>
            <w:tabs>
              <w:tab w:val="right" w:leader="dot" w:pos="9062"/>
            </w:tabs>
            <w:rPr>
              <w:rFonts w:eastAsiaTheme="minorEastAsia"/>
              <w:noProof/>
              <w:lang w:eastAsia="cs-CZ"/>
            </w:rPr>
          </w:pPr>
          <w:hyperlink w:anchor="_Toc130406582" w:history="1">
            <w:r w:rsidRPr="00582BD3">
              <w:rPr>
                <w:rStyle w:val="Hypertextovodkaz"/>
                <w:noProof/>
              </w:rPr>
              <w:t>7.2.11 okno GMUkladaniForm</w:t>
            </w:r>
            <w:r>
              <w:rPr>
                <w:noProof/>
                <w:webHidden/>
              </w:rPr>
              <w:tab/>
            </w:r>
            <w:r>
              <w:rPr>
                <w:noProof/>
                <w:webHidden/>
              </w:rPr>
              <w:fldChar w:fldCharType="begin"/>
            </w:r>
            <w:r>
              <w:rPr>
                <w:noProof/>
                <w:webHidden/>
              </w:rPr>
              <w:instrText xml:space="preserve"> PAGEREF _Toc130406582 \h </w:instrText>
            </w:r>
            <w:r>
              <w:rPr>
                <w:noProof/>
                <w:webHidden/>
              </w:rPr>
            </w:r>
            <w:r>
              <w:rPr>
                <w:noProof/>
                <w:webHidden/>
              </w:rPr>
              <w:fldChar w:fldCharType="separate"/>
            </w:r>
            <w:r w:rsidR="006567F8">
              <w:rPr>
                <w:noProof/>
                <w:webHidden/>
              </w:rPr>
              <w:t>25</w:t>
            </w:r>
            <w:r>
              <w:rPr>
                <w:noProof/>
                <w:webHidden/>
              </w:rPr>
              <w:fldChar w:fldCharType="end"/>
            </w:r>
          </w:hyperlink>
        </w:p>
        <w:p w14:paraId="48DC8DD3" w14:textId="1DF1A2A8" w:rsidR="00224D91" w:rsidRDefault="00224D91" w:rsidP="005534AA">
          <w:pPr>
            <w:pStyle w:val="Obsah1"/>
            <w:rPr>
              <w:rFonts w:eastAsiaTheme="minorEastAsia"/>
              <w:noProof/>
              <w:lang w:eastAsia="cs-CZ"/>
            </w:rPr>
          </w:pPr>
          <w:hyperlink w:anchor="_Toc130406583" w:history="1">
            <w:r w:rsidRPr="00582BD3">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_Toc130406583 \h </w:instrText>
            </w:r>
            <w:r>
              <w:rPr>
                <w:noProof/>
                <w:webHidden/>
              </w:rPr>
            </w:r>
            <w:r>
              <w:rPr>
                <w:noProof/>
                <w:webHidden/>
              </w:rPr>
              <w:fldChar w:fldCharType="separate"/>
            </w:r>
            <w:r w:rsidR="006567F8">
              <w:rPr>
                <w:noProof/>
                <w:webHidden/>
              </w:rPr>
              <w:t>25</w:t>
            </w:r>
            <w:r>
              <w:rPr>
                <w:noProof/>
                <w:webHidden/>
              </w:rPr>
              <w:fldChar w:fldCharType="end"/>
            </w:r>
          </w:hyperlink>
        </w:p>
        <w:p w14:paraId="5039B024" w14:textId="5DC52FC4" w:rsidR="00224D91" w:rsidRDefault="00224D91" w:rsidP="005534AA">
          <w:pPr>
            <w:pStyle w:val="Obsah1"/>
            <w:rPr>
              <w:rFonts w:eastAsiaTheme="minorEastAsia"/>
              <w:noProof/>
              <w:lang w:eastAsia="cs-CZ"/>
            </w:rPr>
          </w:pPr>
          <w:hyperlink w:anchor="_Toc130406584" w:history="1">
            <w:r w:rsidRPr="00582BD3">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_Toc130406584 \h </w:instrText>
            </w:r>
            <w:r>
              <w:rPr>
                <w:noProof/>
                <w:webHidden/>
              </w:rPr>
            </w:r>
            <w:r>
              <w:rPr>
                <w:noProof/>
                <w:webHidden/>
              </w:rPr>
              <w:fldChar w:fldCharType="separate"/>
            </w:r>
            <w:r w:rsidR="006567F8">
              <w:rPr>
                <w:noProof/>
                <w:webHidden/>
              </w:rPr>
              <w:t>26</w:t>
            </w:r>
            <w:r>
              <w:rPr>
                <w:noProof/>
                <w:webHidden/>
              </w:rPr>
              <w:fldChar w:fldCharType="end"/>
            </w:r>
          </w:hyperlink>
        </w:p>
        <w:p w14:paraId="502742C6" w14:textId="04CA17DE" w:rsidR="00224D91" w:rsidRDefault="00224D91" w:rsidP="005534AA">
          <w:pPr>
            <w:pStyle w:val="Obsah1"/>
            <w:rPr>
              <w:rFonts w:eastAsiaTheme="minorEastAsia"/>
              <w:noProof/>
              <w:lang w:eastAsia="cs-CZ"/>
            </w:rPr>
          </w:pPr>
          <w:hyperlink w:anchor="_Toc130406585" w:history="1">
            <w:r w:rsidRPr="00582BD3">
              <w:rPr>
                <w:rStyle w:val="Hypertextovodkaz"/>
                <w:noProof/>
              </w:rPr>
              <w:t>Použité zdroje</w:t>
            </w:r>
            <w:r>
              <w:rPr>
                <w:noProof/>
                <w:webHidden/>
              </w:rPr>
              <w:tab/>
            </w:r>
            <w:r>
              <w:rPr>
                <w:noProof/>
                <w:webHidden/>
              </w:rPr>
              <w:fldChar w:fldCharType="begin"/>
            </w:r>
            <w:r>
              <w:rPr>
                <w:noProof/>
                <w:webHidden/>
              </w:rPr>
              <w:instrText xml:space="preserve"> PAGEREF _Toc130406585 \h </w:instrText>
            </w:r>
            <w:r>
              <w:rPr>
                <w:noProof/>
                <w:webHidden/>
              </w:rPr>
            </w:r>
            <w:r>
              <w:rPr>
                <w:noProof/>
                <w:webHidden/>
              </w:rPr>
              <w:fldChar w:fldCharType="separate"/>
            </w:r>
            <w:r w:rsidR="006567F8">
              <w:rPr>
                <w:noProof/>
                <w:webHidden/>
              </w:rPr>
              <w:t>1</w:t>
            </w:r>
            <w:r>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30406511"/>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30406512"/>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30406513"/>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30406514"/>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55BED4DA" w:rsidR="00114707" w:rsidRDefault="00114707" w:rsidP="00114707">
      <w:pPr>
        <w:ind w:left="1416" w:firstLine="708"/>
        <w:rPr>
          <w:rFonts w:cstheme="minorHAnsi"/>
        </w:rPr>
      </w:pPr>
      <w:r>
        <w:rPr>
          <w:rFonts w:cstheme="minorHAnsi"/>
        </w:rPr>
        <w:t xml:space="preserve">V druhé části </w:t>
      </w:r>
      <w:ins w:id="4" w:author="Martin Novák" w:date="2023-03-24T14:13:00Z">
        <w:r w:rsidR="00C90B4B">
          <w:rPr>
            <w:rFonts w:cstheme="minorHAnsi"/>
          </w:rPr>
          <w:t>bude proveden návrh</w:t>
        </w:r>
      </w:ins>
      <w:ins w:id="5" w:author="Martin Novák" w:date="2023-03-24T14:14:00Z">
        <w:r w:rsidR="00C90B4B">
          <w:rPr>
            <w:rFonts w:cstheme="minorHAnsi"/>
          </w:rPr>
          <w:t xml:space="preserve"> předpokládaného datového toku mezi objekty v</w:t>
        </w:r>
      </w:ins>
      <w:ins w:id="6" w:author="Martin Novák" w:date="2023-03-24T14:15:00Z">
        <w:r w:rsidR="00C90B4B">
          <w:rPr>
            <w:rFonts w:cstheme="minorHAnsi"/>
          </w:rPr>
          <w:t> </w:t>
        </w:r>
      </w:ins>
      <w:ins w:id="7" w:author="Martin Novák" w:date="2023-03-24T14:14:00Z">
        <w:r w:rsidR="00C90B4B">
          <w:rPr>
            <w:rFonts w:cstheme="minorHAnsi"/>
          </w:rPr>
          <w:t>imple</w:t>
        </w:r>
      </w:ins>
      <w:ins w:id="8" w:author="Martin Novák" w:date="2023-03-24T14:15:00Z">
        <w:r w:rsidR="00C90B4B">
          <w:rPr>
            <w:rFonts w:cstheme="minorHAnsi"/>
          </w:rPr>
          <w:t>mentaci a knihovně.</w:t>
        </w:r>
      </w:ins>
      <w:ins w:id="9" w:author="Martin Novák" w:date="2023-03-24T14:16:00Z">
        <w:r w:rsidR="00C90B4B">
          <w:rPr>
            <w:rFonts w:cstheme="minorHAnsi"/>
          </w:rPr>
          <w:t xml:space="preserve"> </w:t>
        </w:r>
      </w:ins>
      <w:ins w:id="10" w:author="Martin Novák" w:date="2023-03-24T14:17:00Z">
        <w:r w:rsidR="00C90B4B">
          <w:rPr>
            <w:rFonts w:cstheme="minorHAnsi"/>
          </w:rPr>
          <w:t xml:space="preserve">Na základě tohoto návrhu bude provedena analýza, jaké návrhové vzory je vhodné v realizaci využít. </w:t>
        </w:r>
      </w:ins>
      <w:ins w:id="11" w:author="Martin Novák" w:date="2023-03-24T14:18:00Z">
        <w:r w:rsidR="000968A1">
          <w:rPr>
            <w:rFonts w:cstheme="minorHAnsi"/>
          </w:rPr>
          <w:t xml:space="preserve">Praktická </w:t>
        </w:r>
      </w:ins>
      <w:ins w:id="12" w:author="Martin Novák" w:date="2023-03-24T14:19:00Z">
        <w:r w:rsidR="000968A1">
          <w:rPr>
            <w:rFonts w:cstheme="minorHAnsi"/>
          </w:rPr>
          <w:t xml:space="preserve">část bude zakončena popisem tříd a </w:t>
        </w:r>
      </w:ins>
      <w:ins w:id="13" w:author="Martin Novák" w:date="2023-03-24T14:22:00Z">
        <w:r w:rsidR="002D522E">
          <w:rPr>
            <w:rFonts w:cstheme="minorHAnsi"/>
          </w:rPr>
          <w:t>plány do budoucna.</w:t>
        </w:r>
      </w:ins>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14" w:name="_Toc130406515"/>
      <w:r w:rsidRPr="003052F2">
        <w:rPr>
          <w:rStyle w:val="Nadpis1Char"/>
          <w:rFonts w:asciiTheme="minorHAnsi" w:hAnsiTheme="minorHAnsi" w:cstheme="minorHAnsi"/>
          <w:highlight w:val="green"/>
        </w:rPr>
        <w:t>3. Výběr vhodných programovacích jazyků pro vývoj her</w:t>
      </w:r>
      <w:bookmarkEnd w:id="14"/>
    </w:p>
    <w:p w14:paraId="378BCD5E" w14:textId="77777777" w:rsidR="00F67031" w:rsidRPr="00621687" w:rsidRDefault="00F67031" w:rsidP="006A4D87">
      <w:pPr>
        <w:pStyle w:val="Odstavecseseznamem"/>
        <w:rPr>
          <w:rFonts w:cstheme="minorHAnsi"/>
          <w:color w:val="000000"/>
          <w:sz w:val="20"/>
          <w:szCs w:val="20"/>
        </w:rPr>
      </w:pPr>
    </w:p>
    <w:p w14:paraId="095260C0" w14:textId="5A7B8B54" w:rsidR="00F67031" w:rsidRPr="00621687" w:rsidRDefault="00F67031" w:rsidP="009D76FA">
      <w:pPr>
        <w:pStyle w:val="Odstavecseseznamem"/>
        <w:jc w:val="both"/>
        <w:rPr>
          <w:rFonts w:cstheme="minorHAnsi"/>
          <w:color w:val="000000"/>
        </w:rPr>
      </w:pPr>
      <w:bookmarkStart w:id="1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16" w:author="Martin Novák" w:date="2023-03-24T14:41:00Z">
            <w:r w:rsidR="004D3E65" w:rsidRPr="004D3E65">
              <w:rPr>
                <w:color w:val="000000"/>
              </w:rPr>
              <w:t>[1]</w:t>
            </w:r>
          </w:ins>
          <w:del w:id="17" w:author="Martin Novák" w:date="2023-03-24T14:33:00Z">
            <w:r w:rsidR="00F31707" w:rsidRPr="004D3E65" w:rsidDel="004D3E65">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18" w:author="Martin Novák" w:date="2023-03-24T14:41:00Z">
            <w:r w:rsidR="004D3E65" w:rsidRPr="004D3E65">
              <w:rPr>
                <w:color w:val="000000"/>
              </w:rPr>
              <w:t>[2]</w:t>
            </w:r>
          </w:ins>
          <w:del w:id="19" w:author="Martin Novák" w:date="2023-03-24T14:33:00Z">
            <w:r w:rsidR="00F31707" w:rsidRPr="004D3E65" w:rsidDel="004D3E65">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6567F8" w:rsidRPr="007C4527">
        <w:rPr>
          <w:highlight w:val="green"/>
        </w:rPr>
        <w:t xml:space="preserve">Obr. </w:t>
      </w:r>
      <w:r w:rsidR="006567F8">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1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4C8475ED" w:rsidR="00F67031" w:rsidRPr="00621687" w:rsidRDefault="00F67031" w:rsidP="00191467">
      <w:pPr>
        <w:pStyle w:val="Titulek"/>
        <w:ind w:left="12" w:firstLine="708"/>
        <w:rPr>
          <w:rFonts w:cstheme="minorHAnsi"/>
          <w:color w:val="000000"/>
        </w:rPr>
      </w:pPr>
      <w:bookmarkStart w:id="20"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6567F8">
        <w:rPr>
          <w:noProof/>
          <w:highlight w:val="green"/>
        </w:rPr>
        <w:t>1</w:t>
      </w:r>
      <w:r w:rsidRPr="007C4527">
        <w:rPr>
          <w:noProof/>
          <w:highlight w:val="green"/>
        </w:rPr>
        <w:fldChar w:fldCharType="end"/>
      </w:r>
      <w:bookmarkEnd w:id="20"/>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21" w:author="Martin Novák" w:date="2023-03-24T14:41:00Z">
            <w:r w:rsidR="004D3E65" w:rsidRPr="004D3E65">
              <w:rPr>
                <w:i w:val="0"/>
                <w:color w:val="000000"/>
              </w:rPr>
              <w:t>[2]</w:t>
            </w:r>
          </w:ins>
          <w:del w:id="22" w:author="Martin Novák" w:date="2023-03-24T14:33:00Z">
            <w:r w:rsidR="00F31707" w:rsidRPr="004D3E65" w:rsidDel="004D3E65">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332D32EC"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23" w:author="Martin Novák" w:date="2023-03-24T14:41:00Z">
            <w:r w:rsidR="004D3E65" w:rsidRPr="004D3E65">
              <w:rPr>
                <w:color w:val="000000"/>
                <w:highlight w:val="green"/>
              </w:rPr>
              <w:t>[3]</w:t>
            </w:r>
          </w:ins>
          <w:del w:id="24" w:author="Martin Novák" w:date="2023-03-24T14:33:00Z">
            <w:r w:rsidR="00F31707" w:rsidRPr="004D3E65" w:rsidDel="004D3E65">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25" w:author="Martin Novák" w:date="2023-03-24T14:41:00Z">
            <w:r w:rsidR="004D3E65" w:rsidRPr="004D3E65">
              <w:rPr>
                <w:color w:val="000000"/>
                <w:highlight w:val="green"/>
              </w:rPr>
              <w:t>[4]</w:t>
            </w:r>
          </w:ins>
          <w:del w:id="26" w:author="Martin Novák" w:date="2023-03-24T14:33:00Z">
            <w:r w:rsidR="00F31707" w:rsidRPr="004D3E65" w:rsidDel="004D3E65">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6567F8" w:rsidRPr="008621CC">
        <w:rPr>
          <w:highlight w:val="green"/>
        </w:rPr>
        <w:t xml:space="preserve">Obr. </w:t>
      </w:r>
      <w:r w:rsidR="006567F8">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60AD1D16" w:rsidR="00F67031" w:rsidRDefault="00F67031" w:rsidP="00D859D8">
      <w:pPr>
        <w:pStyle w:val="Titulek"/>
        <w:ind w:left="12" w:firstLine="708"/>
        <w:rPr>
          <w:rFonts w:cstheme="minorHAnsi"/>
          <w:color w:val="000000"/>
          <w:sz w:val="20"/>
          <w:szCs w:val="20"/>
        </w:rPr>
      </w:pPr>
      <w:bookmarkStart w:id="2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6567F8">
        <w:rPr>
          <w:noProof/>
          <w:highlight w:val="green"/>
        </w:rPr>
        <w:t>2</w:t>
      </w:r>
      <w:r w:rsidR="000348AD" w:rsidRPr="008621CC">
        <w:rPr>
          <w:noProof/>
          <w:highlight w:val="green"/>
        </w:rPr>
        <w:fldChar w:fldCharType="end"/>
      </w:r>
      <w:bookmarkEnd w:id="2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28" w:name="_Hlk76031648"/>
      <w:bookmarkStart w:id="29" w:name="_Toc130406516"/>
      <w:r w:rsidRPr="005534AA">
        <w:rPr>
          <w:rFonts w:asciiTheme="minorHAnsi" w:hAnsiTheme="minorHAnsi" w:cstheme="minorHAnsi"/>
          <w:highlight w:val="green"/>
          <w:shd w:val="clear" w:color="auto" w:fill="FFFFFF"/>
        </w:rPr>
        <w:lastRenderedPageBreak/>
        <w:t>3.1 C++</w:t>
      </w:r>
      <w:bookmarkEnd w:id="28"/>
      <w:bookmarkEnd w:id="2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6160728A"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30" w:author="Martin Novák" w:date="2023-03-24T14:41:00Z">
            <w:r w:rsidR="004D3E65" w:rsidRPr="004D3E65">
              <w:rPr>
                <w:color w:val="000000"/>
                <w:highlight w:val="green"/>
              </w:rPr>
              <w:t>[5]</w:t>
            </w:r>
          </w:ins>
          <w:del w:id="31" w:author="Martin Novák" w:date="2023-03-24T14:33:00Z">
            <w:r w:rsidR="00F31707" w:rsidRPr="004D3E65" w:rsidDel="004D3E65">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32" w:author="Martin Novák" w:date="2023-03-24T14:41:00Z">
            <w:r w:rsidR="004D3E65" w:rsidRPr="004D3E65">
              <w:rPr>
                <w:color w:val="000000"/>
                <w:highlight w:val="green"/>
              </w:rPr>
              <w:t>[6]</w:t>
            </w:r>
          </w:ins>
          <w:del w:id="33" w:author="Martin Novák" w:date="2023-03-24T14:33:00Z">
            <w:r w:rsidR="00F31707" w:rsidRPr="004D3E65" w:rsidDel="004D3E65">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34" w:author="Martin Novák" w:date="2023-03-24T14:41:00Z">
            <w:r w:rsidR="004D3E65" w:rsidRPr="004D3E65">
              <w:rPr>
                <w:color w:val="000000"/>
                <w:highlight w:val="green"/>
              </w:rPr>
              <w:t>[7]</w:t>
            </w:r>
          </w:ins>
          <w:del w:id="35" w:author="Martin Novák" w:date="2023-03-24T14:33:00Z">
            <w:r w:rsidR="00F31707" w:rsidRPr="004D3E65" w:rsidDel="004D3E65">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36" w:author="Martin Novák" w:date="2023-03-24T14:41:00Z">
            <w:r w:rsidR="004D3E65" w:rsidRPr="004D3E65">
              <w:rPr>
                <w:color w:val="000000"/>
                <w:highlight w:val="green"/>
              </w:rPr>
              <w:t>[8]</w:t>
            </w:r>
          </w:ins>
          <w:del w:id="37" w:author="Martin Novák" w:date="2023-03-24T14:33:00Z">
            <w:r w:rsidR="00F31707" w:rsidRPr="004D3E65" w:rsidDel="004D3E65">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38" w:name="_Toc130406517"/>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38"/>
    </w:p>
    <w:p w14:paraId="23B082A2" w14:textId="4884D8DF"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39" w:author="Martin Novák" w:date="2023-03-24T14:41:00Z">
            <w:r w:rsidR="004D3E65" w:rsidRPr="004D3E65">
              <w:rPr>
                <w:color w:val="000000"/>
                <w:highlight w:val="green"/>
              </w:rPr>
              <w:t>[9, 10]</w:t>
            </w:r>
          </w:ins>
          <w:del w:id="40" w:author="Martin Novák" w:date="2023-03-24T14:33:00Z">
            <w:r w:rsidR="00F31707" w:rsidRPr="004D3E65" w:rsidDel="004D3E65">
              <w:rPr>
                <w:color w:val="000000"/>
                <w:highlight w:val="green"/>
              </w:rPr>
              <w:delText>[9, 10]</w:delText>
            </w:r>
          </w:del>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41" w:author="Martin Novák" w:date="2023-03-24T14:41:00Z">
            <w:r w:rsidR="004D3E65" w:rsidRPr="004D3E65">
              <w:rPr>
                <w:color w:val="000000"/>
                <w:highlight w:val="green"/>
              </w:rPr>
              <w:t>[11]</w:t>
            </w:r>
          </w:ins>
          <w:del w:id="42" w:author="Martin Novák" w:date="2023-03-24T14:33:00Z">
            <w:r w:rsidR="00F31707" w:rsidRPr="004D3E65" w:rsidDel="004D3E65">
              <w:rPr>
                <w:color w:val="000000"/>
                <w:highlight w:val="green"/>
              </w:rPr>
              <w:delText>[11]</w:delText>
            </w:r>
          </w:del>
        </w:sdtContent>
      </w:sdt>
      <w:r w:rsidR="00431B78" w:rsidRPr="00D7426C">
        <w:rPr>
          <w:color w:val="000000"/>
          <w:highlight w:val="green"/>
        </w:rPr>
        <w:t>.</w:t>
      </w:r>
    </w:p>
    <w:p w14:paraId="4AC68E92" w14:textId="0B9E7F3B"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43" w:author="Martin Novák" w:date="2023-03-24T14:41:00Z">
            <w:r w:rsidR="004D3E65" w:rsidRPr="004D3E65">
              <w:rPr>
                <w:color w:val="000000"/>
                <w:highlight w:val="green"/>
              </w:rPr>
              <w:t>[12–14]</w:t>
            </w:r>
          </w:ins>
          <w:del w:id="44" w:author="Martin Novák" w:date="2023-03-24T14:33:00Z">
            <w:r w:rsidR="00F31707" w:rsidRPr="004D3E65" w:rsidDel="004D3E65">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45" w:name="_Toc130406518"/>
      <w:r w:rsidRPr="005534AA">
        <w:rPr>
          <w:highlight w:val="green"/>
        </w:rPr>
        <w:t>3.1.2 novinky oproti C</w:t>
      </w:r>
      <w:bookmarkEnd w:id="45"/>
    </w:p>
    <w:p w14:paraId="52DBF058" w14:textId="5C0E46CF"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46" w:author="Martin Novák" w:date="2023-03-24T14:41:00Z">
            <w:r w:rsidR="004D3E65" w:rsidRPr="004D3E65">
              <w:rPr>
                <w:color w:val="000000"/>
                <w:highlight w:val="green"/>
              </w:rPr>
              <w:t>[8]</w:t>
            </w:r>
          </w:ins>
          <w:del w:id="47" w:author="Martin Novák" w:date="2023-03-24T14:33:00Z">
            <w:r w:rsidR="00F31707" w:rsidRPr="004D3E65" w:rsidDel="004D3E65">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48" w:name="_Toc130406519"/>
      <w:r w:rsidRPr="005534AA">
        <w:rPr>
          <w:highlight w:val="green"/>
          <w:shd w:val="clear" w:color="auto" w:fill="FFFFFF"/>
        </w:rPr>
        <w:t>3.1.3 nevýhody</w:t>
      </w:r>
      <w:bookmarkEnd w:id="48"/>
    </w:p>
    <w:p w14:paraId="2A558C47" w14:textId="3CA0F5AE"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49" w:author="Martin Novák" w:date="2023-03-24T14:41:00Z">
            <w:r w:rsidR="004D3E65" w:rsidRPr="004D3E65">
              <w:rPr>
                <w:color w:val="000000"/>
                <w:highlight w:val="green"/>
              </w:rPr>
              <w:t>[15]</w:t>
            </w:r>
          </w:ins>
          <w:del w:id="50" w:author="Martin Novák" w:date="2023-03-24T14:33:00Z">
            <w:r w:rsidR="00F31707" w:rsidRPr="004D3E65" w:rsidDel="004D3E65">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51" w:author="Martin Novák" w:date="2023-03-24T14:41:00Z">
            <w:r w:rsidR="004D3E65" w:rsidRPr="004D3E65">
              <w:rPr>
                <w:color w:val="000000"/>
                <w:highlight w:val="green"/>
              </w:rPr>
              <w:t>[16]</w:t>
            </w:r>
          </w:ins>
          <w:del w:id="52" w:author="Martin Novák" w:date="2023-03-24T14:33:00Z">
            <w:r w:rsidR="00F31707" w:rsidRPr="004D3E65" w:rsidDel="004D3E65">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53" w:name="_Hlk76031699"/>
      <w:bookmarkStart w:id="54" w:name="_Toc130406520"/>
      <w:r w:rsidRPr="005534AA">
        <w:rPr>
          <w:rFonts w:asciiTheme="minorHAnsi" w:hAnsiTheme="minorHAnsi" w:cstheme="minorHAnsi"/>
          <w:highlight w:val="green"/>
          <w:shd w:val="clear" w:color="auto" w:fill="FFFFFF"/>
        </w:rPr>
        <w:t>3.2 Java</w:t>
      </w:r>
      <w:bookmarkEnd w:id="53"/>
      <w:bookmarkEnd w:id="5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563FB65B"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55" w:author="Martin Novák" w:date="2023-03-24T14:41:00Z">
            <w:r w:rsidR="004D3E65" w:rsidRPr="004D3E65">
              <w:rPr>
                <w:rFonts w:cstheme="minorHAnsi"/>
                <w:color w:val="000000"/>
                <w:highlight w:val="green"/>
                <w:shd w:val="clear" w:color="auto" w:fill="FFFFFF"/>
              </w:rPr>
              <w:t>[17]</w:t>
            </w:r>
          </w:ins>
          <w:del w:id="56" w:author="Martin Novák" w:date="2023-03-24T14:33:00Z">
            <w:r w:rsidR="00F31707" w:rsidRPr="004D3E65" w:rsidDel="004D3E65">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57" w:author="Martin Novák" w:date="2023-03-24T14:41:00Z">
            <w:r w:rsidR="004D3E65" w:rsidRPr="004D3E65">
              <w:rPr>
                <w:color w:val="000000"/>
                <w:highlight w:val="green"/>
              </w:rPr>
              <w:t>[18, 19]</w:t>
            </w:r>
          </w:ins>
          <w:del w:id="58" w:author="Martin Novák" w:date="2023-03-24T14:33:00Z">
            <w:r w:rsidR="00F31707" w:rsidRPr="004D3E65" w:rsidDel="004D3E65">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59" w:name="_Toc130406521"/>
      <w:r w:rsidRPr="005534AA">
        <w:rPr>
          <w:highlight w:val="green"/>
          <w:shd w:val="clear" w:color="auto" w:fill="FFFFFF"/>
        </w:rPr>
        <w:lastRenderedPageBreak/>
        <w:t xml:space="preserve">3.2.1 </w:t>
      </w:r>
      <w:r w:rsidR="00A176FE" w:rsidRPr="005534AA">
        <w:rPr>
          <w:highlight w:val="green"/>
          <w:shd w:val="clear" w:color="auto" w:fill="FFFFFF"/>
        </w:rPr>
        <w:t>JIT (Just In Time)</w:t>
      </w:r>
      <w:bookmarkEnd w:id="59"/>
    </w:p>
    <w:p w14:paraId="3BA5BBCB" w14:textId="447E45D9"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60" w:author="Martin Novák" w:date="2023-03-24T14:41:00Z">
            <w:r w:rsidR="004D3E65" w:rsidRPr="004D3E65">
              <w:rPr>
                <w:color w:val="000000"/>
                <w:highlight w:val="green"/>
              </w:rPr>
              <w:t>[9]</w:t>
            </w:r>
          </w:ins>
          <w:del w:id="61" w:author="Martin Novák" w:date="2023-03-24T14:33:00Z">
            <w:r w:rsidR="00F31707" w:rsidRPr="004D3E65" w:rsidDel="004D3E65">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62" w:author="Martin Novák" w:date="2023-03-24T14:41:00Z">
            <w:r w:rsidR="004D3E65" w:rsidRPr="004D3E65">
              <w:rPr>
                <w:color w:val="000000"/>
                <w:highlight w:val="green"/>
              </w:rPr>
              <w:t>[20]</w:t>
            </w:r>
          </w:ins>
          <w:del w:id="63" w:author="Martin Novák" w:date="2023-03-24T14:33:00Z">
            <w:r w:rsidR="00F31707" w:rsidRPr="004D3E65" w:rsidDel="004D3E65">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64" w:name="_Toc130406522"/>
      <w:r w:rsidRPr="005534AA">
        <w:rPr>
          <w:highlight w:val="green"/>
          <w:shd w:val="clear" w:color="auto" w:fill="FFFFFF"/>
        </w:rPr>
        <w:t xml:space="preserve">3.2.2 </w:t>
      </w:r>
      <w:r w:rsidRPr="005534AA">
        <w:rPr>
          <w:highlight w:val="green"/>
        </w:rPr>
        <w:t>přístup k paměti a ovládání hardware</w:t>
      </w:r>
      <w:bookmarkEnd w:id="64"/>
    </w:p>
    <w:p w14:paraId="5C944DF4" w14:textId="0D22C075"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65" w:author="Martin Novák" w:date="2023-03-24T14:41:00Z">
            <w:r w:rsidR="004D3E65" w:rsidRPr="004D3E65">
              <w:rPr>
                <w:color w:val="000000"/>
                <w:highlight w:val="green"/>
              </w:rPr>
              <w:t>[19]</w:t>
            </w:r>
          </w:ins>
          <w:del w:id="66" w:author="Martin Novák" w:date="2023-03-24T14:33:00Z">
            <w:r w:rsidR="00F31707" w:rsidRPr="004D3E65" w:rsidDel="004D3E65">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67" w:author="Martin Novák" w:date="2023-03-24T14:41:00Z">
            <w:r w:rsidR="004D3E65" w:rsidRPr="004D3E65">
              <w:rPr>
                <w:color w:val="000000"/>
                <w:highlight w:val="green"/>
              </w:rPr>
              <w:t>[21]</w:t>
            </w:r>
          </w:ins>
          <w:del w:id="68" w:author="Martin Novák" w:date="2023-03-24T14:33:00Z">
            <w:r w:rsidR="00F31707" w:rsidRPr="004D3E65" w:rsidDel="004D3E65">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69" w:author="Martin Novák" w:date="2023-03-24T14:41:00Z">
            <w:r w:rsidR="004D3E65" w:rsidRPr="004D3E65">
              <w:rPr>
                <w:color w:val="000000"/>
                <w:highlight w:val="green"/>
              </w:rPr>
              <w:t>[22]</w:t>
            </w:r>
          </w:ins>
          <w:del w:id="70" w:author="Martin Novák" w:date="2023-03-24T14:33:00Z">
            <w:r w:rsidR="00F31707" w:rsidRPr="004D3E65" w:rsidDel="004D3E65">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71" w:name="_Toc130406523"/>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71"/>
    </w:p>
    <w:p w14:paraId="72528B89" w14:textId="03ADA791"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72" w:author="Martin Novák" w:date="2023-03-24T14:41:00Z">
            <w:r w:rsidR="004D3E65" w:rsidRPr="004D3E65">
              <w:rPr>
                <w:color w:val="000000"/>
                <w:highlight w:val="green"/>
              </w:rPr>
              <w:t>[23]</w:t>
            </w:r>
          </w:ins>
          <w:del w:id="73" w:author="Martin Novák" w:date="2023-03-24T14:33:00Z">
            <w:r w:rsidR="00F31707" w:rsidRPr="004D3E65" w:rsidDel="004D3E65">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74" w:author="Martin Novák" w:date="2023-03-24T14:41:00Z">
            <w:r w:rsidR="004D3E65" w:rsidRPr="004D3E65">
              <w:rPr>
                <w:color w:val="000000"/>
                <w:highlight w:val="green"/>
              </w:rPr>
              <w:t>[24, 25]</w:t>
            </w:r>
          </w:ins>
          <w:del w:id="75" w:author="Martin Novák" w:date="2023-03-24T14:33:00Z">
            <w:r w:rsidR="00F31707" w:rsidRPr="004D3E65" w:rsidDel="004D3E65">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76" w:author="Martin Novák" w:date="2023-03-24T14:41:00Z">
            <w:r w:rsidR="004D3E65" w:rsidRPr="004D3E65">
              <w:rPr>
                <w:color w:val="000000"/>
                <w:highlight w:val="green"/>
              </w:rPr>
              <w:t>[26, 27]</w:t>
            </w:r>
          </w:ins>
          <w:del w:id="77" w:author="Martin Novák" w:date="2023-03-24T14:33:00Z">
            <w:r w:rsidR="00F31707" w:rsidRPr="004D3E65" w:rsidDel="004D3E65">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78" w:name="_Toc130406524"/>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78"/>
    </w:p>
    <w:p w14:paraId="71BBA9B5" w14:textId="246020E1"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79" w:author="Martin Novák" w:date="2023-03-24T14:41:00Z">
            <w:r w:rsidR="004D3E65" w:rsidRPr="004D3E65">
              <w:rPr>
                <w:color w:val="000000"/>
                <w:highlight w:val="green"/>
              </w:rPr>
              <w:t>[19]</w:t>
            </w:r>
          </w:ins>
          <w:del w:id="80" w:author="Martin Novák" w:date="2023-03-24T14:33:00Z">
            <w:r w:rsidR="00F31707" w:rsidRPr="004D3E65" w:rsidDel="004D3E65">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81" w:author="Martin Novák" w:date="2023-03-24T14:41:00Z">
            <w:r w:rsidR="004D3E65" w:rsidRPr="004D3E65">
              <w:rPr>
                <w:color w:val="000000"/>
                <w:highlight w:val="green"/>
              </w:rPr>
              <w:t>[28]</w:t>
            </w:r>
          </w:ins>
          <w:del w:id="82" w:author="Martin Novák" w:date="2023-03-24T14:33:00Z">
            <w:r w:rsidR="00F31707" w:rsidRPr="004D3E65" w:rsidDel="004D3E65">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83" w:author="Martin Novák" w:date="2023-03-24T14:41:00Z">
            <w:r w:rsidR="004D3E65" w:rsidRPr="004D3E65">
              <w:rPr>
                <w:color w:val="000000"/>
                <w:highlight w:val="green"/>
              </w:rPr>
              <w:t>[19]</w:t>
            </w:r>
          </w:ins>
          <w:del w:id="84" w:author="Martin Novák" w:date="2023-03-24T14:33:00Z">
            <w:r w:rsidR="00F31707" w:rsidRPr="004D3E65" w:rsidDel="004D3E65">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85" w:name="_Hlk76031714"/>
      <w:bookmarkStart w:id="86" w:name="_Toc130406525"/>
      <w:r w:rsidRPr="005534AA">
        <w:rPr>
          <w:rFonts w:asciiTheme="minorHAnsi" w:hAnsiTheme="minorHAnsi" w:cstheme="minorHAnsi"/>
          <w:highlight w:val="green"/>
          <w:shd w:val="clear" w:color="auto" w:fill="FFFFFF"/>
        </w:rPr>
        <w:t>3.3 C#</w:t>
      </w:r>
      <w:bookmarkEnd w:id="86"/>
    </w:p>
    <w:bookmarkEnd w:id="85"/>
    <w:p w14:paraId="55DADEF7" w14:textId="0BFD735C"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customXmlInsRangeStart w:id="87" w:author="Martin Novák" w:date="2023-03-24T14:41:00Z"/>
      <w:sdt>
        <w:sdtPr>
          <w:rPr>
            <w:rFonts w:cstheme="minorHAnsi"/>
            <w:color w:val="000000"/>
            <w:highlight w:val="green"/>
            <w:rPrChange w:id="88" w:author="Martin Novák" w:date="2023-03-24T14:41:00Z">
              <w:rPr>
                <w:rFonts w:cstheme="minorHAnsi"/>
                <w:highlight w:val="green"/>
              </w:rPr>
            </w:rPrChange>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customXmlInsRangeEnd w:id="87"/>
          <w:ins w:id="89" w:author="Martin Novák" w:date="2023-03-24T14:41:00Z">
            <w:r w:rsidR="004D3E65" w:rsidRPr="004D3E65">
              <w:rPr>
                <w:rFonts w:cstheme="minorHAnsi"/>
                <w:color w:val="000000"/>
                <w:highlight w:val="green"/>
              </w:rPr>
              <w:t>[29]</w:t>
            </w:r>
          </w:ins>
          <w:customXmlInsRangeStart w:id="90" w:author="Martin Novák" w:date="2023-03-24T14:41:00Z"/>
        </w:sdtContent>
      </w:sdt>
      <w:customXmlInsRangeEnd w:id="90"/>
    </w:p>
    <w:p w14:paraId="04450448" w14:textId="60054BA3" w:rsidR="00994485" w:rsidRPr="00AE4429" w:rsidRDefault="00994485" w:rsidP="00994485">
      <w:pPr>
        <w:pStyle w:val="Nadpis3"/>
      </w:pPr>
      <w:bookmarkStart w:id="91" w:name="_Toc130406526"/>
      <w:r w:rsidRPr="005534AA">
        <w:rPr>
          <w:highlight w:val="green"/>
        </w:rPr>
        <w:lastRenderedPageBreak/>
        <w:t>3.3.1 Microsoft .NET</w:t>
      </w:r>
      <w:bookmarkEnd w:id="91"/>
    </w:p>
    <w:p w14:paraId="27ED1E90" w14:textId="3391D540"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92" w:author="Martin Novák" w:date="2023-03-24T14:41:00Z">
            <w:r w:rsidR="004D3E65" w:rsidRPr="00B94FE6">
              <w:rPr>
                <w:color w:val="000000"/>
                <w:highlight w:val="green"/>
              </w:rPr>
              <w:t>[11, 30, 31]</w:t>
            </w:r>
          </w:ins>
          <w:del w:id="93" w:author="Martin Novák" w:date="2023-03-24T14:33:00Z">
            <w:r w:rsidR="00F31707" w:rsidRPr="00B94FE6" w:rsidDel="004D3E65">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167AC33B"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94" w:author="Martin Novák" w:date="2023-03-24T14:41:00Z">
            <w:r w:rsidR="004D3E65" w:rsidRPr="00B94FE6">
              <w:rPr>
                <w:rFonts w:cstheme="minorHAnsi"/>
                <w:color w:val="000000"/>
                <w:highlight w:val="green"/>
              </w:rPr>
              <w:t>[31]</w:t>
            </w:r>
          </w:ins>
          <w:del w:id="95" w:author="Martin Novák" w:date="2023-03-24T14:33:00Z">
            <w:r w:rsidR="00F31707" w:rsidRPr="00B94FE6" w:rsidDel="004D3E65">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96" w:author="Martin Novák" w:date="2023-03-24T14:41:00Z">
            <w:r w:rsidR="004D3E65" w:rsidRPr="00B94FE6">
              <w:rPr>
                <w:rFonts w:cstheme="minorHAnsi"/>
                <w:color w:val="000000"/>
                <w:highlight w:val="green"/>
              </w:rPr>
              <w:t>[32]</w:t>
            </w:r>
          </w:ins>
          <w:del w:id="97" w:author="Martin Novák" w:date="2023-03-24T14:33:00Z">
            <w:r w:rsidR="00F31707" w:rsidRPr="00B94FE6" w:rsidDel="004D3E65">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98" w:author="Martin Novák" w:date="2023-03-24T14:41:00Z">
            <w:r w:rsidR="004D3E65" w:rsidRPr="00B94FE6">
              <w:rPr>
                <w:rFonts w:cstheme="minorHAnsi"/>
                <w:color w:val="000000"/>
                <w:highlight w:val="green"/>
              </w:rPr>
              <w:t>[11, 33, 34]</w:t>
            </w:r>
          </w:ins>
          <w:del w:id="99" w:author="Martin Novák" w:date="2023-03-24T14:33:00Z">
            <w:r w:rsidR="00F31707" w:rsidRPr="00B94FE6" w:rsidDel="004D3E65">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100" w:author="Martin Novák" w:date="2023-03-24T14:41:00Z">
            <w:r w:rsidR="004D3E65" w:rsidRPr="00B94FE6">
              <w:rPr>
                <w:rFonts w:cstheme="minorHAnsi"/>
                <w:color w:val="000000"/>
                <w:highlight w:val="green"/>
              </w:rPr>
              <w:t>[35]</w:t>
            </w:r>
          </w:ins>
          <w:del w:id="101" w:author="Martin Novák" w:date="2023-03-24T14:33:00Z">
            <w:r w:rsidR="00F31707" w:rsidRPr="00B94FE6" w:rsidDel="004D3E65">
              <w:rPr>
                <w:rFonts w:cstheme="minorHAnsi"/>
                <w:color w:val="000000"/>
                <w:highlight w:val="green"/>
              </w:rPr>
              <w:delText>[34]</w:delText>
            </w:r>
          </w:del>
        </w:sdtContent>
      </w:sdt>
      <w:r w:rsidR="0036057F" w:rsidRPr="00D7426C">
        <w:rPr>
          <w:rFonts w:cstheme="minorHAnsi"/>
          <w:color w:val="000000"/>
          <w:highlight w:val="green"/>
        </w:rPr>
        <w:t>.</w:t>
      </w:r>
    </w:p>
    <w:p w14:paraId="29449222" w14:textId="26F70DCB"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102" w:author="Martin Novák" w:date="2023-03-24T14:41:00Z">
            <w:r w:rsidR="004D3E65" w:rsidRPr="00B94FE6">
              <w:rPr>
                <w:rFonts w:cstheme="minorHAnsi"/>
                <w:color w:val="000000"/>
                <w:highlight w:val="green"/>
              </w:rPr>
              <w:t>[36]</w:t>
            </w:r>
          </w:ins>
          <w:del w:id="103" w:author="Martin Novák" w:date="2023-03-24T14:33:00Z">
            <w:r w:rsidR="00F31707" w:rsidRPr="00B94FE6" w:rsidDel="004D3E65">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104" w:author="Martin Novák" w:date="2023-03-24T14:41:00Z">
            <w:r w:rsidR="004D3E65" w:rsidRPr="00B94FE6">
              <w:rPr>
                <w:rFonts w:cstheme="minorHAnsi"/>
                <w:color w:val="000000"/>
                <w:highlight w:val="green"/>
              </w:rPr>
              <w:t>[31]</w:t>
            </w:r>
          </w:ins>
          <w:del w:id="105" w:author="Martin Novák" w:date="2023-03-24T14:33:00Z">
            <w:r w:rsidR="00F31707" w:rsidRPr="00B94FE6" w:rsidDel="004D3E65">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106" w:author="Martin Novák" w:date="2023-03-24T14:41:00Z">
            <w:r w:rsidR="004D3E65" w:rsidRPr="00B94FE6">
              <w:rPr>
                <w:color w:val="000000"/>
                <w:highlight w:val="green"/>
              </w:rPr>
              <w:t>[37]</w:t>
            </w:r>
          </w:ins>
          <w:del w:id="107" w:author="Martin Novák" w:date="2023-03-24T14:33:00Z">
            <w:r w:rsidR="00F31707" w:rsidRPr="00B94FE6" w:rsidDel="004D3E65">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108" w:name="_Toc130406527"/>
      <w:r w:rsidRPr="005534AA">
        <w:rPr>
          <w:highlight w:val="green"/>
        </w:rPr>
        <w:t>3.3.2 přístup k paměti a ovládání hardware</w:t>
      </w:r>
      <w:bookmarkEnd w:id="108"/>
    </w:p>
    <w:p w14:paraId="2B8226B5" w14:textId="71C758FB"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109" w:author="Martin Novák" w:date="2023-03-24T14:41:00Z">
            <w:r w:rsidR="004D3E65" w:rsidRPr="00B94FE6">
              <w:rPr>
                <w:color w:val="000000"/>
                <w:highlight w:val="green"/>
              </w:rPr>
              <w:t>[38]</w:t>
            </w:r>
          </w:ins>
          <w:del w:id="110" w:author="Martin Novák" w:date="2023-03-24T14:33:00Z">
            <w:r w:rsidR="00F31707" w:rsidRPr="00B94FE6" w:rsidDel="004D3E65">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111" w:author="Martin Novák" w:date="2023-03-24T14:41:00Z">
            <w:r w:rsidR="004D3E65" w:rsidRPr="00B94FE6">
              <w:rPr>
                <w:color w:val="000000"/>
                <w:highlight w:val="green"/>
              </w:rPr>
              <w:t>[39, 40]</w:t>
            </w:r>
          </w:ins>
          <w:del w:id="112" w:author="Martin Novák" w:date="2023-03-24T14:33:00Z">
            <w:r w:rsidR="00F31707" w:rsidRPr="00B94FE6" w:rsidDel="004D3E65">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113" w:name="_Toc130406528"/>
      <w:r w:rsidRPr="005534AA">
        <w:rPr>
          <w:highlight w:val="green"/>
        </w:rPr>
        <w:t>3.3.3</w:t>
      </w:r>
      <w:r w:rsidR="004E2A30" w:rsidRPr="005534AA">
        <w:rPr>
          <w:highlight w:val="green"/>
        </w:rPr>
        <w:t xml:space="preserve"> porovnání s Javou</w:t>
      </w:r>
      <w:bookmarkEnd w:id="113"/>
    </w:p>
    <w:p w14:paraId="6A154486" w14:textId="58BB5494"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14" w:author="Martin Novák" w:date="2023-03-24T14:41:00Z">
            <w:r w:rsidR="004D3E65" w:rsidRPr="00B94FE6">
              <w:rPr>
                <w:color w:val="000000"/>
                <w:highlight w:val="green"/>
              </w:rPr>
              <w:t>[41]</w:t>
            </w:r>
          </w:ins>
          <w:del w:id="115" w:author="Martin Novák" w:date="2023-03-24T14:33:00Z">
            <w:r w:rsidR="00F31707" w:rsidRPr="00B94FE6" w:rsidDel="004D3E65">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16" w:author="Martin Novák" w:date="2023-03-24T14:41:00Z">
            <w:r w:rsidR="00B94FE6" w:rsidRPr="00B94FE6">
              <w:rPr>
                <w:color w:val="000000"/>
                <w:highlight w:val="green"/>
              </w:rPr>
              <w:t>[30]</w:t>
            </w:r>
          </w:ins>
          <w:del w:id="117" w:author="Martin Novák" w:date="2023-03-24T14:33:00Z">
            <w:r w:rsidR="00F31707" w:rsidRPr="00B94FE6" w:rsidDel="004D3E65">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18" w:author="Martin Novák" w:date="2023-03-24T14:41:00Z">
            <w:r w:rsidR="00B94FE6" w:rsidRPr="00B94FE6">
              <w:rPr>
                <w:color w:val="000000"/>
                <w:highlight w:val="green"/>
              </w:rPr>
              <w:t>[42, 43]</w:t>
            </w:r>
          </w:ins>
          <w:del w:id="119" w:author="Martin Novák" w:date="2023-03-24T14:33:00Z">
            <w:r w:rsidR="00F31707" w:rsidRPr="00B94FE6" w:rsidDel="004D3E65">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20" w:name="_Toc130406529"/>
      <w:r w:rsidRPr="005534AA">
        <w:rPr>
          <w:highlight w:val="green"/>
          <w:shd w:val="clear" w:color="auto" w:fill="FFFFFF"/>
        </w:rPr>
        <w:t>3.3.4 podobnosti s C++</w:t>
      </w:r>
      <w:bookmarkEnd w:id="120"/>
    </w:p>
    <w:p w14:paraId="2B520A7F" w14:textId="0C199568"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21" w:author="Martin Novák" w:date="2023-03-24T14:41:00Z">
            <w:r w:rsidR="00B94FE6" w:rsidRPr="00B94FE6">
              <w:rPr>
                <w:color w:val="000000"/>
                <w:highlight w:val="green"/>
              </w:rPr>
              <w:t>[38]</w:t>
            </w:r>
          </w:ins>
          <w:del w:id="122" w:author="Martin Novák" w:date="2023-03-24T14:33:00Z">
            <w:r w:rsidR="00F31707" w:rsidRPr="00B94FE6" w:rsidDel="004D3E65">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44BB1EAD"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23" w:author="Martin Novák" w:date="2023-03-24T14:41:00Z">
            <w:r w:rsidR="00B94FE6" w:rsidRPr="00B94FE6">
              <w:rPr>
                <w:color w:val="000000"/>
                <w:highlight w:val="green"/>
              </w:rPr>
              <w:t>[44–46]</w:t>
            </w:r>
          </w:ins>
          <w:del w:id="124" w:author="Martin Novák" w:date="2023-03-24T14:33:00Z">
            <w:r w:rsidR="00F31707" w:rsidRPr="00B94FE6" w:rsidDel="004D3E65">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25" w:author="Martin Novák" w:date="2023-03-24T14:41:00Z">
            <w:r w:rsidR="00B94FE6" w:rsidRPr="00B94FE6">
              <w:rPr>
                <w:color w:val="000000"/>
                <w:highlight w:val="green"/>
              </w:rPr>
              <w:t>[47, 48]</w:t>
            </w:r>
          </w:ins>
          <w:del w:id="126" w:author="Martin Novák" w:date="2023-03-24T14:33:00Z">
            <w:r w:rsidR="00F31707" w:rsidRPr="00B94FE6" w:rsidDel="004D3E65">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27" w:name="_Toc130406530"/>
      <w:r w:rsidRPr="005534AA">
        <w:rPr>
          <w:highlight w:val="green"/>
          <w:shd w:val="clear" w:color="auto" w:fill="FFFFFF"/>
        </w:rPr>
        <w:t>3.3.5 modifikátory parametrů metod</w:t>
      </w:r>
      <w:bookmarkEnd w:id="127"/>
    </w:p>
    <w:p w14:paraId="5C891D16" w14:textId="08715FD7"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28" w:author="Martin Novák" w:date="2023-03-24T14:41:00Z">
            <w:r w:rsidR="00B94FE6" w:rsidRPr="00B94FE6">
              <w:rPr>
                <w:color w:val="000000"/>
                <w:highlight w:val="green"/>
              </w:rPr>
              <w:t>[49]</w:t>
            </w:r>
          </w:ins>
          <w:del w:id="129" w:author="Martin Novák" w:date="2023-03-24T14:33:00Z">
            <w:r w:rsidR="00F31707" w:rsidRPr="00B94FE6" w:rsidDel="004D3E65">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30" w:name="_Toc130406531"/>
      <w:r w:rsidRPr="005534AA">
        <w:rPr>
          <w:highlight w:val="green"/>
          <w:shd w:val="clear" w:color="auto" w:fill="FFFFFF"/>
        </w:rPr>
        <w:t>3.3.6</w:t>
      </w:r>
      <w:r w:rsidR="004E2A30" w:rsidRPr="005534AA">
        <w:rPr>
          <w:highlight w:val="green"/>
          <w:shd w:val="clear" w:color="auto" w:fill="FFFFFF"/>
        </w:rPr>
        <w:t xml:space="preserve"> nové funkce</w:t>
      </w:r>
      <w:bookmarkEnd w:id="130"/>
    </w:p>
    <w:p w14:paraId="5EEBA142" w14:textId="72F2AA84"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31" w:author="Martin Novák" w:date="2023-03-24T14:41:00Z">
            <w:r w:rsidR="00B94FE6" w:rsidRPr="00B94FE6">
              <w:rPr>
                <w:color w:val="000000"/>
                <w:highlight w:val="green"/>
              </w:rPr>
              <w:t>[50]</w:t>
            </w:r>
          </w:ins>
          <w:del w:id="132" w:author="Martin Novák" w:date="2023-03-24T14:33:00Z">
            <w:r w:rsidR="00F31707" w:rsidRPr="00B94FE6" w:rsidDel="004D3E65">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33" w:author="Martin Novák" w:date="2023-03-24T14:41:00Z">
            <w:r w:rsidR="00B94FE6" w:rsidRPr="00B94FE6">
              <w:rPr>
                <w:color w:val="000000"/>
                <w:highlight w:val="green"/>
              </w:rPr>
              <w:t>[51]</w:t>
            </w:r>
          </w:ins>
          <w:del w:id="134" w:author="Martin Novák" w:date="2023-03-24T14:33:00Z">
            <w:r w:rsidR="00F31707" w:rsidRPr="00B94FE6" w:rsidDel="004D3E65">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35" w:name="_Hlk76031728"/>
      <w:bookmarkStart w:id="136" w:name="_Toc130406532"/>
      <w:r w:rsidRPr="005534AA">
        <w:rPr>
          <w:rFonts w:asciiTheme="minorHAnsi" w:hAnsiTheme="minorHAnsi" w:cstheme="minorHAnsi"/>
          <w:highlight w:val="green"/>
        </w:rPr>
        <w:t>3.4 výběr</w:t>
      </w:r>
      <w:bookmarkEnd w:id="136"/>
    </w:p>
    <w:bookmarkEnd w:id="135"/>
    <w:p w14:paraId="6F372DC1" w14:textId="5AE24EF9"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6567F8" w:rsidRPr="006567F8">
        <w:rPr>
          <w:rFonts w:cstheme="minorHAnsi"/>
          <w:highlight w:val="green"/>
        </w:rPr>
        <w:t xml:space="preserve">Tab. </w:t>
      </w:r>
      <w:r w:rsidR="006567F8" w:rsidRPr="006567F8">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37"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0F327014"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38" w:author="Martin Novák" w:date="2023-03-24T14:41:00Z">
                  <w:r w:rsidR="004D3E65" w:rsidRPr="004D3E65">
                    <w:rPr>
                      <w:color w:val="000000"/>
                    </w:rPr>
                    <w:t>[15]</w:t>
                  </w:r>
                </w:ins>
                <w:del w:id="139" w:author="Martin Novák" w:date="2023-03-24T14:33:00Z">
                  <w:r w:rsidR="00F31707" w:rsidRPr="004D3E65" w:rsidDel="004D3E65">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78E19242"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ins w:id="140" w:author="Martin Novák" w:date="2023-03-24T14:41:00Z">
                  <w:r w:rsidR="00B94FE6" w:rsidRPr="00B94FE6">
                    <w:rPr>
                      <w:color w:val="000000"/>
                    </w:rPr>
                    <w:t>[52]</w:t>
                  </w:r>
                </w:ins>
                <w:del w:id="141" w:author="Martin Novák" w:date="2023-03-24T14:33:00Z">
                  <w:r w:rsidR="00F31707" w:rsidRPr="00B94FE6" w:rsidDel="004D3E65">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376D1488"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42" w:author="Martin Novák" w:date="2023-03-24T14:41:00Z">
                  <w:r w:rsidR="00B94FE6" w:rsidRPr="00B94FE6">
                    <w:rPr>
                      <w:color w:val="000000"/>
                    </w:rPr>
                    <w:t>[53]</w:t>
                  </w:r>
                </w:ins>
                <w:del w:id="143" w:author="Martin Novák" w:date="2023-03-24T14:33:00Z">
                  <w:r w:rsidR="00F31707" w:rsidRPr="00B94FE6" w:rsidDel="004D3E65">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F5C9F95" w:rsidR="00F67031" w:rsidRPr="00621687" w:rsidRDefault="00F67031" w:rsidP="00A83EAB">
      <w:pPr>
        <w:pStyle w:val="Titulek"/>
        <w:rPr>
          <w:rFonts w:cstheme="minorHAnsi"/>
        </w:rPr>
      </w:pPr>
      <w:bookmarkStart w:id="144" w:name="_Ref71064704"/>
      <w:bookmarkEnd w:id="137"/>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6567F8">
        <w:rPr>
          <w:rFonts w:cstheme="minorHAnsi"/>
          <w:noProof/>
        </w:rPr>
        <w:t>1</w:t>
      </w:r>
      <w:r>
        <w:rPr>
          <w:rFonts w:cstheme="minorHAnsi"/>
        </w:rPr>
        <w:fldChar w:fldCharType="end"/>
      </w:r>
      <w:bookmarkEnd w:id="144"/>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45"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46" w:name="_Toc130406533"/>
      <w:r w:rsidRPr="005534AA">
        <w:rPr>
          <w:rStyle w:val="Nadpis1Char"/>
          <w:rFonts w:asciiTheme="minorHAnsi" w:hAnsiTheme="minorHAnsi" w:cstheme="minorHAnsi"/>
          <w:highlight w:val="green"/>
        </w:rPr>
        <w:t>4. Výběr herních žánrů vhodných pro implementaci</w:t>
      </w:r>
      <w:bookmarkEnd w:id="146"/>
    </w:p>
    <w:bookmarkEnd w:id="145"/>
    <w:p w14:paraId="4DD86002" w14:textId="7A4F21EF"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6567F8" w:rsidRPr="003052F2">
        <w:rPr>
          <w:highlight w:val="green"/>
        </w:rPr>
        <w:t xml:space="preserve">Tab. </w:t>
      </w:r>
      <w:r w:rsidR="006567F8">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47" w:author="Martin Novák" w:date="2023-03-24T14:41:00Z">
            <w:r w:rsidR="00B94FE6" w:rsidRPr="00B94FE6">
              <w:rPr>
                <w:color w:val="000000"/>
                <w:highlight w:val="green"/>
              </w:rPr>
              <w:t>[54]</w:t>
            </w:r>
          </w:ins>
          <w:del w:id="148" w:author="Martin Novák" w:date="2023-03-24T14:33:00Z">
            <w:r w:rsidR="00F31707" w:rsidRPr="00B94FE6" w:rsidDel="004D3E65">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4A7E7530" w:rsidR="00F67031" w:rsidRPr="001B0812" w:rsidRDefault="00F67031" w:rsidP="00A9403B">
      <w:pPr>
        <w:pStyle w:val="Titulek"/>
        <w:rPr>
          <w:rFonts w:cstheme="minorHAnsi"/>
          <w:color w:val="00B050"/>
        </w:rPr>
      </w:pPr>
      <w:bookmarkStart w:id="149"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6567F8">
        <w:rPr>
          <w:noProof/>
          <w:highlight w:val="green"/>
        </w:rPr>
        <w:t>2</w:t>
      </w:r>
      <w:r w:rsidRPr="003052F2">
        <w:rPr>
          <w:noProof/>
          <w:highlight w:val="green"/>
        </w:rPr>
        <w:fldChar w:fldCharType="end"/>
      </w:r>
      <w:bookmarkEnd w:id="149"/>
      <w:r w:rsidRPr="003052F2">
        <w:rPr>
          <w:highlight w:val="green"/>
        </w:rPr>
        <w:t xml:space="preserve"> </w:t>
      </w:r>
      <w:bookmarkStart w:id="150"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51" w:author="Martin Novák" w:date="2023-03-24T14:41:00Z">
            <w:r w:rsidR="00B94FE6" w:rsidRPr="00B94FE6">
              <w:rPr>
                <w:i w:val="0"/>
                <w:color w:val="000000"/>
                <w:highlight w:val="green"/>
              </w:rPr>
              <w:t>[55–58]</w:t>
            </w:r>
          </w:ins>
          <w:del w:id="152" w:author="Martin Novák" w:date="2023-03-24T14:33:00Z">
            <w:r w:rsidR="00F31707" w:rsidRPr="00B94FE6" w:rsidDel="004D3E65">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53" w:author="Martin Novák" w:date="2023-03-24T14:41:00Z">
            <w:r w:rsidR="00B94FE6" w:rsidRPr="00B94FE6">
              <w:rPr>
                <w:i w:val="0"/>
                <w:color w:val="000000"/>
                <w:highlight w:val="green"/>
              </w:rPr>
              <w:t>[59, 60]</w:t>
            </w:r>
          </w:ins>
          <w:del w:id="154" w:author="Martin Novák" w:date="2023-03-24T14:33:00Z">
            <w:r w:rsidR="00F31707" w:rsidRPr="00B94FE6" w:rsidDel="004D3E65">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55" w:author="Martin Novák" w:date="2023-03-24T14:41:00Z">
            <w:r w:rsidR="00B94FE6" w:rsidRPr="00B94FE6">
              <w:rPr>
                <w:i w:val="0"/>
                <w:color w:val="000000"/>
                <w:highlight w:val="green"/>
              </w:rPr>
              <w:t>[61–64]</w:t>
            </w:r>
          </w:ins>
          <w:del w:id="156" w:author="Martin Novák" w:date="2023-03-24T14:33:00Z">
            <w:r w:rsidR="00F31707" w:rsidRPr="00B94FE6" w:rsidDel="004D3E65">
              <w:rPr>
                <w:i w:val="0"/>
                <w:color w:val="000000"/>
                <w:highlight w:val="green"/>
              </w:rPr>
              <w:delText>[60–63]</w:delText>
            </w:r>
          </w:del>
        </w:sdtContent>
      </w:sdt>
    </w:p>
    <w:bookmarkEnd w:id="150"/>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57" w:name="_Hlk76031890"/>
      <w:bookmarkStart w:id="158" w:name="_Toc130406534"/>
      <w:r w:rsidRPr="005534AA">
        <w:rPr>
          <w:rStyle w:val="Nadpis2Char"/>
          <w:rFonts w:asciiTheme="minorHAnsi" w:hAnsiTheme="minorHAnsi" w:cstheme="minorHAnsi"/>
          <w:highlight w:val="green"/>
        </w:rPr>
        <w:t>4.1 RPG</w:t>
      </w:r>
      <w:bookmarkEnd w:id="157"/>
      <w:bookmarkEnd w:id="158"/>
    </w:p>
    <w:p w14:paraId="3C2FBA8B" w14:textId="36A322DB"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59" w:author="Martin Novák" w:date="2023-03-24T14:41:00Z">
            <w:r w:rsidR="00B94FE6" w:rsidRPr="00B94FE6">
              <w:rPr>
                <w:rFonts w:cstheme="minorHAnsi"/>
                <w:color w:val="000000"/>
                <w:highlight w:val="green"/>
                <w:shd w:val="clear" w:color="auto" w:fill="FFFFFF"/>
                <w:lang w:val="en-US"/>
              </w:rPr>
              <w:t>[65]</w:t>
            </w:r>
          </w:ins>
          <w:del w:id="160" w:author="Martin Novák" w:date="2023-03-24T14:33:00Z">
            <w:r w:rsidR="00F31707" w:rsidRPr="00B94FE6" w:rsidDel="004D3E65">
              <w:rPr>
                <w:rFonts w:cstheme="minorHAnsi"/>
                <w:color w:val="000000"/>
                <w:highlight w:val="green"/>
                <w:shd w:val="clear" w:color="auto" w:fill="FFFFFF"/>
                <w:lang w:val="en-US"/>
              </w:rPr>
              <w:delText>[64]</w:delText>
            </w:r>
          </w:del>
        </w:sdtContent>
      </w:sdt>
      <w:r w:rsidRPr="005534AA">
        <w:rPr>
          <w:rFonts w:cstheme="minorHAnsi"/>
          <w:color w:val="000000"/>
          <w:highlight w:val="green"/>
          <w:shd w:val="clear" w:color="auto" w:fill="FFFFFF"/>
        </w:rPr>
        <w:t xml:space="preserve"> (zkráceně D&amp;D nebo </w:t>
      </w:r>
      <w:r w:rsidRPr="005534AA">
        <w:rPr>
          <w:rFonts w:cstheme="minorHAnsi"/>
          <w:color w:val="000000"/>
          <w:highlight w:val="green"/>
          <w:shd w:val="clear" w:color="auto" w:fill="FFFFFF"/>
          <w:lang w:val="en-US"/>
        </w:rPr>
        <w:t>DnD</w:t>
      </w:r>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ins w:id="161" w:author="Martin Novák" w:date="2023-03-24T14:41:00Z">
            <w:r w:rsidR="00B94FE6" w:rsidRPr="00B94FE6">
              <w:rPr>
                <w:rFonts w:cstheme="minorHAnsi"/>
                <w:color w:val="000000"/>
                <w:highlight w:val="green"/>
                <w:shd w:val="clear" w:color="auto" w:fill="FFFFFF"/>
              </w:rPr>
              <w:t>[66]</w:t>
            </w:r>
          </w:ins>
          <w:del w:id="162" w:author="Martin Novák" w:date="2023-03-24T14:33:00Z">
            <w:r w:rsidR="00F31707" w:rsidRPr="00B94FE6" w:rsidDel="004D3E65">
              <w:rPr>
                <w:rFonts w:cstheme="minorHAnsi"/>
                <w:color w:val="000000"/>
                <w:highlight w:val="green"/>
                <w:shd w:val="clear" w:color="auto" w:fill="FFFFFF"/>
              </w:rPr>
              <w:delText>[65]</w:delText>
            </w:r>
          </w:del>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subžánrů,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r w:rsidR="006567F8" w:rsidRPr="003052F2">
        <w:rPr>
          <w:highlight w:val="green"/>
        </w:rPr>
        <w:t xml:space="preserve">Tab. </w:t>
      </w:r>
      <w:r w:rsidR="006567F8">
        <w:rPr>
          <w:noProof/>
          <w:highlight w:val="green"/>
        </w:rPr>
        <w:t>2</w:t>
      </w:r>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5A916A2D" w:rsidR="00727EEB" w:rsidRDefault="00F67031" w:rsidP="00810BE2">
      <w:pPr>
        <w:pStyle w:val="Odstavecseseznamem"/>
        <w:ind w:left="1416" w:firstLine="696"/>
        <w:jc w:val="both"/>
        <w:rPr>
          <w:rFonts w:cstheme="minorHAnsi"/>
          <w:shd w:val="clear" w:color="auto" w:fill="FFFFFF"/>
        </w:rPr>
      </w:pPr>
      <w:bookmarkStart w:id="163"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64" w:author="Martin Novák" w:date="2023-03-24T14:41:00Z">
            <w:r w:rsidR="00B94FE6" w:rsidRPr="00B94FE6">
              <w:rPr>
                <w:rFonts w:cstheme="minorHAnsi"/>
                <w:color w:val="000000"/>
                <w:highlight w:val="green"/>
                <w:shd w:val="clear" w:color="auto" w:fill="FFFFFF"/>
                <w:lang w:val="en-US"/>
              </w:rPr>
              <w:t>[67]</w:t>
            </w:r>
          </w:ins>
          <w:del w:id="165" w:author="Martin Novák" w:date="2023-03-24T14:33:00Z">
            <w:r w:rsidR="00F31707" w:rsidRPr="00B94FE6" w:rsidDel="004D3E65">
              <w:rPr>
                <w:rFonts w:cstheme="minorHAnsi"/>
                <w:color w:val="000000"/>
                <w:highlight w:val="green"/>
                <w:shd w:val="clear" w:color="auto" w:fill="FFFFFF"/>
                <w:lang w:val="en-US"/>
              </w:rPr>
              <w:delText>[66]</w:delText>
            </w:r>
          </w:del>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163"/>
    </w:p>
    <w:p w14:paraId="333186DE" w14:textId="79A4F7F9" w:rsidR="00B61C33" w:rsidRPr="00084E6B" w:rsidRDefault="00F67031" w:rsidP="00810BE2">
      <w:pPr>
        <w:pStyle w:val="Odstavecseseznamem"/>
        <w:ind w:left="1416" w:firstLine="696"/>
        <w:jc w:val="both"/>
        <w:rPr>
          <w:rFonts w:cstheme="minorHAnsi"/>
          <w:shd w:val="clear" w:color="auto" w:fill="FFFFFF"/>
        </w:rPr>
      </w:pPr>
      <w:bookmarkStart w:id="166"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67" w:author="Martin Novák" w:date="2023-03-24T14:41:00Z">
            <w:r w:rsidR="00B94FE6" w:rsidRPr="00B94FE6">
              <w:rPr>
                <w:rFonts w:cstheme="minorHAnsi"/>
                <w:color w:val="000000"/>
                <w:highlight w:val="green"/>
                <w:shd w:val="clear" w:color="auto" w:fill="FFFFFF"/>
                <w:lang w:val="en-US"/>
              </w:rPr>
              <w:t>[68]</w:t>
            </w:r>
          </w:ins>
          <w:del w:id="168" w:author="Martin Novák" w:date="2023-03-24T14:33:00Z">
            <w:r w:rsidR="00F31707" w:rsidRPr="00B94FE6" w:rsidDel="004D3E65">
              <w:rPr>
                <w:rFonts w:cstheme="minorHAnsi"/>
                <w:color w:val="000000"/>
                <w:highlight w:val="green"/>
                <w:shd w:val="clear" w:color="auto" w:fill="FFFFFF"/>
                <w:lang w:val="en-US"/>
              </w:rPr>
              <w:delText>[67]</w:delText>
            </w:r>
          </w:del>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69" w:author="Martin Novák" w:date="2023-03-24T14:41:00Z">
            <w:r w:rsidR="00B94FE6" w:rsidRPr="00B94FE6">
              <w:rPr>
                <w:rFonts w:cstheme="minorHAnsi"/>
                <w:color w:val="000000"/>
                <w:highlight w:val="green"/>
                <w:shd w:val="clear" w:color="auto" w:fill="FFFFFF"/>
                <w:lang w:val="en-US"/>
              </w:rPr>
              <w:t>[69]</w:t>
            </w:r>
          </w:ins>
          <w:del w:id="170" w:author="Martin Novák" w:date="2023-03-24T14:33:00Z">
            <w:r w:rsidR="00F31707" w:rsidRPr="00B94FE6" w:rsidDel="004D3E65">
              <w:rPr>
                <w:rFonts w:cstheme="minorHAnsi"/>
                <w:color w:val="000000"/>
                <w:highlight w:val="green"/>
                <w:shd w:val="clear" w:color="auto" w:fill="FFFFFF"/>
                <w:lang w:val="en-US"/>
              </w:rPr>
              <w:delText>[68]</w:delText>
            </w:r>
          </w:del>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171" w:author="Martin Novák" w:date="2023-03-24T14:41:00Z">
            <w:r w:rsidR="00B94FE6" w:rsidRPr="00B94FE6">
              <w:rPr>
                <w:rFonts w:cstheme="minorHAnsi"/>
                <w:color w:val="000000"/>
                <w:highlight w:val="green"/>
                <w:shd w:val="clear" w:color="auto" w:fill="FFFFFF"/>
                <w:lang w:val="en-US"/>
              </w:rPr>
              <w:t>[70]</w:t>
            </w:r>
          </w:ins>
          <w:del w:id="172" w:author="Martin Novák" w:date="2023-03-24T14:33:00Z">
            <w:r w:rsidR="00F31707" w:rsidRPr="00B94FE6" w:rsidDel="004D3E65">
              <w:rPr>
                <w:rFonts w:cstheme="minorHAnsi"/>
                <w:color w:val="000000"/>
                <w:highlight w:val="green"/>
                <w:shd w:val="clear" w:color="auto" w:fill="FFFFFF"/>
                <w:lang w:val="en-US"/>
              </w:rPr>
              <w:delText>[69]</w:delText>
            </w:r>
          </w:del>
        </w:sdtContent>
      </w:sdt>
      <w:r w:rsidRPr="005534AA">
        <w:rPr>
          <w:rFonts w:cstheme="minorHAnsi"/>
          <w:highlight w:val="green"/>
          <w:shd w:val="clear" w:color="auto" w:fill="FFFFFF"/>
        </w:rPr>
        <w:t>).</w:t>
      </w:r>
    </w:p>
    <w:bookmarkEnd w:id="166"/>
    <w:p w14:paraId="03382107" w14:textId="7D8AFA92"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173"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r w:rsidRPr="005534AA">
        <w:rPr>
          <w:rFonts w:cstheme="minorHAnsi"/>
          <w:highlight w:val="green"/>
          <w:shd w:val="clear" w:color="auto" w:fill="FFFFFF"/>
        </w:rPr>
        <w:t>PvP</w:t>
      </w:r>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174" w:author="Martin Novák" w:date="2023-03-24T14:41:00Z">
            <w:r w:rsidR="00B94FE6" w:rsidRPr="00B94FE6">
              <w:rPr>
                <w:rFonts w:cstheme="minorHAnsi"/>
                <w:color w:val="000000"/>
                <w:highlight w:val="green"/>
                <w:shd w:val="clear" w:color="auto" w:fill="FFFFFF"/>
                <w:lang w:val="en-US"/>
              </w:rPr>
              <w:t>[71]</w:t>
            </w:r>
          </w:ins>
          <w:del w:id="175" w:author="Martin Novák" w:date="2023-03-24T14:33:00Z">
            <w:r w:rsidR="00F31707" w:rsidRPr="00B94FE6" w:rsidDel="004D3E65">
              <w:rPr>
                <w:rFonts w:cstheme="minorHAnsi"/>
                <w:color w:val="000000"/>
                <w:highlight w:val="green"/>
                <w:shd w:val="clear" w:color="auto" w:fill="FFFFFF"/>
                <w:lang w:val="en-US"/>
              </w:rPr>
              <w:delText>[70]</w:delText>
            </w:r>
          </w:del>
        </w:sdtContent>
      </w:sdt>
      <w:r w:rsidRPr="005534AA">
        <w:rPr>
          <w:rFonts w:cstheme="minorHAnsi"/>
          <w:highlight w:val="green"/>
          <w:shd w:val="clear" w:color="auto" w:fill="FFFFFF"/>
        </w:rPr>
        <w:t>).</w:t>
      </w:r>
    </w:p>
    <w:bookmarkEnd w:id="173"/>
    <w:p w14:paraId="2D212D08" w14:textId="0951954C"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176"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177" w:author="Martin Novák" w:date="2023-03-24T14:41:00Z">
            <w:r w:rsidR="00B94FE6" w:rsidRPr="00B94FE6">
              <w:rPr>
                <w:rFonts w:cstheme="minorHAnsi"/>
                <w:color w:val="000000"/>
                <w:highlight w:val="green"/>
                <w:shd w:val="clear" w:color="auto" w:fill="FFFFFF"/>
              </w:rPr>
              <w:t>[72]</w:t>
            </w:r>
          </w:ins>
          <w:del w:id="178" w:author="Martin Novák" w:date="2023-03-24T14:33:00Z">
            <w:r w:rsidR="00F31707" w:rsidRPr="00B94FE6" w:rsidDel="004D3E65">
              <w:rPr>
                <w:rFonts w:cstheme="minorHAnsi"/>
                <w:color w:val="000000"/>
                <w:highlight w:val="green"/>
                <w:shd w:val="clear" w:color="auto" w:fill="FFFFFF"/>
              </w:rPr>
              <w:delText>[71]</w:delText>
            </w:r>
          </w:del>
        </w:sdtContent>
      </w:sdt>
      <w:r w:rsidRPr="005534AA">
        <w:rPr>
          <w:rFonts w:cstheme="minorHAnsi"/>
          <w:highlight w:val="green"/>
          <w:shd w:val="clear" w:color="auto" w:fill="FFFFFF"/>
        </w:rPr>
        <w:t xml:space="preserve">). Tento subžánr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179" w:author="Martin Novák" w:date="2023-03-24T14:41:00Z">
            <w:r w:rsidR="00B94FE6" w:rsidRPr="00B94FE6">
              <w:rPr>
                <w:color w:val="000000"/>
                <w:highlight w:val="green"/>
              </w:rPr>
              <w:t>[54, 73–76]</w:t>
            </w:r>
          </w:ins>
          <w:del w:id="180" w:author="Martin Novák" w:date="2023-03-24T14:33:00Z">
            <w:r w:rsidR="00F31707" w:rsidRPr="00B94FE6" w:rsidDel="004D3E65">
              <w:rPr>
                <w:color w:val="000000"/>
                <w:highlight w:val="green"/>
              </w:rPr>
              <w:delText>[53, 72–75]</w:delText>
            </w:r>
          </w:del>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181" w:author="Martin Novák" w:date="2023-03-24T14:41:00Z">
            <w:r w:rsidR="00B94FE6" w:rsidRPr="00B94FE6">
              <w:rPr>
                <w:color w:val="000000"/>
                <w:highlight w:val="green"/>
              </w:rPr>
              <w:t>[77]</w:t>
            </w:r>
          </w:ins>
          <w:del w:id="182" w:author="Martin Novák" w:date="2023-03-24T14:33:00Z">
            <w:r w:rsidR="00F31707" w:rsidRPr="00B94FE6" w:rsidDel="004D3E65">
              <w:rPr>
                <w:color w:val="000000"/>
                <w:highlight w:val="green"/>
              </w:rPr>
              <w:delText>[76]</w:delText>
            </w:r>
          </w:del>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w:t>
      </w:r>
      <w:r w:rsidRPr="005534AA">
        <w:rPr>
          <w:rFonts w:cstheme="minorHAnsi"/>
          <w:highlight w:val="green"/>
          <w:shd w:val="clear" w:color="auto" w:fill="FFFFFF"/>
        </w:rPr>
        <w:lastRenderedPageBreak/>
        <w:t xml:space="preserve">bojuje proti jiným týmům, kde jich je v kampani v rámci jedné úrovně více za sebou (např. Star Wars: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183" w:author="Martin Novák" w:date="2023-03-24T14:41:00Z">
            <w:r w:rsidR="00B94FE6" w:rsidRPr="00B94FE6">
              <w:rPr>
                <w:rFonts w:cstheme="minorHAnsi"/>
                <w:color w:val="000000"/>
                <w:highlight w:val="green"/>
                <w:shd w:val="clear" w:color="auto" w:fill="FFFFFF"/>
                <w:lang w:val="en-US"/>
              </w:rPr>
              <w:t>[78]</w:t>
            </w:r>
          </w:ins>
          <w:del w:id="184" w:author="Martin Novák" w:date="2023-03-24T14:33:00Z">
            <w:r w:rsidR="00F31707" w:rsidRPr="00B94FE6" w:rsidDel="004D3E65">
              <w:rPr>
                <w:rFonts w:cstheme="minorHAnsi"/>
                <w:color w:val="000000"/>
                <w:highlight w:val="green"/>
                <w:shd w:val="clear" w:color="auto" w:fill="FFFFFF"/>
                <w:lang w:val="en-US"/>
              </w:rPr>
              <w:delText>[77]</w:delText>
            </w:r>
          </w:del>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185" w:name="_Hlk76031907"/>
      <w:bookmarkStart w:id="186" w:name="_Toc130406535"/>
      <w:bookmarkEnd w:id="176"/>
      <w:r w:rsidRPr="005534AA">
        <w:rPr>
          <w:rStyle w:val="Nadpis2Char"/>
          <w:rFonts w:asciiTheme="minorHAnsi" w:hAnsiTheme="minorHAnsi" w:cstheme="minorHAnsi"/>
          <w:highlight w:val="green"/>
        </w:rPr>
        <w:t>4.2 akční</w:t>
      </w:r>
      <w:bookmarkEnd w:id="186"/>
      <w:r w:rsidRPr="005534AA">
        <w:rPr>
          <w:rFonts w:cstheme="minorHAnsi"/>
          <w:color w:val="000000"/>
          <w:sz w:val="20"/>
          <w:szCs w:val="20"/>
          <w:highlight w:val="green"/>
          <w:shd w:val="clear" w:color="auto" w:fill="FFFFFF"/>
        </w:rPr>
        <w:t xml:space="preserve"> </w:t>
      </w:r>
    </w:p>
    <w:bookmarkEnd w:id="185"/>
    <w:p w14:paraId="7FFAFA4B" w14:textId="40B917D1"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plošinovek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187" w:author="Martin Novák" w:date="2023-03-24T14:41:00Z">
            <w:r w:rsidR="00B94FE6" w:rsidRPr="00B94FE6">
              <w:rPr>
                <w:color w:val="000000"/>
                <w:highlight w:val="green"/>
              </w:rPr>
              <w:t>[79]</w:t>
            </w:r>
          </w:ins>
          <w:del w:id="188" w:author="Martin Novák" w:date="2023-03-24T14:33:00Z">
            <w:r w:rsidR="00F31707" w:rsidRPr="00B94FE6" w:rsidDel="004D3E65">
              <w:rPr>
                <w:color w:val="000000"/>
                <w:highlight w:val="green"/>
              </w:rPr>
              <w:delText>[78]</w:delText>
            </w:r>
          </w:del>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189" w:author="Martin Novák" w:date="2023-03-24T14:41:00Z">
            <w:r w:rsidR="00B94FE6" w:rsidRPr="00B94FE6">
              <w:rPr>
                <w:rFonts w:cstheme="minorHAnsi"/>
                <w:color w:val="000000"/>
                <w:highlight w:val="green"/>
                <w:shd w:val="clear" w:color="auto" w:fill="FFFFFF"/>
                <w:lang w:val="en-US"/>
              </w:rPr>
              <w:t>[80]</w:t>
            </w:r>
          </w:ins>
          <w:del w:id="190" w:author="Martin Novák" w:date="2023-03-24T14:33:00Z">
            <w:r w:rsidR="00F31707" w:rsidRPr="00B94FE6" w:rsidDel="004D3E65">
              <w:rPr>
                <w:rFonts w:cstheme="minorHAnsi"/>
                <w:color w:val="000000"/>
                <w:highlight w:val="green"/>
                <w:shd w:val="clear" w:color="auto" w:fill="FFFFFF"/>
                <w:lang w:val="en-US"/>
              </w:rPr>
              <w:delText>[79]</w:delText>
            </w:r>
          </w:del>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191" w:author="Martin Novák" w:date="2023-03-24T14:41:00Z">
            <w:r w:rsidR="00B94FE6" w:rsidRPr="00B94FE6">
              <w:rPr>
                <w:rFonts w:cstheme="minorHAnsi"/>
                <w:color w:val="000000"/>
                <w:highlight w:val="green"/>
                <w:shd w:val="clear" w:color="auto" w:fill="FFFFFF"/>
                <w:lang w:val="en-US"/>
              </w:rPr>
              <w:t>[81]</w:t>
            </w:r>
          </w:ins>
          <w:del w:id="192" w:author="Martin Novák" w:date="2023-03-24T14:33:00Z">
            <w:r w:rsidR="00F31707" w:rsidRPr="00B94FE6" w:rsidDel="004D3E65">
              <w:rPr>
                <w:rFonts w:cstheme="minorHAnsi"/>
                <w:color w:val="000000"/>
                <w:highlight w:val="green"/>
                <w:shd w:val="clear" w:color="auto" w:fill="FFFFFF"/>
                <w:lang w:val="en-US"/>
              </w:rPr>
              <w:delText>[80]</w:delText>
            </w:r>
          </w:del>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193" w:author="Martin Novák" w:date="2023-03-24T14:41:00Z">
            <w:r w:rsidR="00B94FE6" w:rsidRPr="00B94FE6">
              <w:rPr>
                <w:rFonts w:cstheme="minorHAnsi"/>
                <w:color w:val="000000"/>
                <w:highlight w:val="green"/>
                <w:shd w:val="clear" w:color="auto" w:fill="FFFFFF"/>
              </w:rPr>
              <w:t>[82]</w:t>
            </w:r>
          </w:ins>
          <w:del w:id="194" w:author="Martin Novák" w:date="2023-03-24T14:33:00Z">
            <w:r w:rsidR="00F31707" w:rsidRPr="00B94FE6" w:rsidDel="004D3E65">
              <w:rPr>
                <w:rFonts w:cstheme="minorHAnsi"/>
                <w:color w:val="000000"/>
                <w:highlight w:val="green"/>
                <w:shd w:val="clear" w:color="auto" w:fill="FFFFFF"/>
              </w:rPr>
              <w:delText>[81]</w:delText>
            </w:r>
          </w:del>
        </w:sdtContent>
      </w:sdt>
      <w:r w:rsidRPr="005534AA">
        <w:rPr>
          <w:rFonts w:cstheme="minorHAnsi"/>
          <w:color w:val="000000"/>
          <w:highlight w:val="green"/>
          <w:shd w:val="clear" w:color="auto" w:fill="FFFFFF"/>
        </w:rPr>
        <w:t xml:space="preserve">). Pod pojmem plošinovka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195" w:author="Martin Novák" w:date="2023-03-24T14:41:00Z">
            <w:r w:rsidR="00B94FE6" w:rsidRPr="00B94FE6">
              <w:rPr>
                <w:rFonts w:cstheme="minorHAnsi"/>
                <w:color w:val="000000"/>
                <w:highlight w:val="green"/>
                <w:shd w:val="clear" w:color="auto" w:fill="FFFFFF"/>
              </w:rPr>
              <w:t>[83]</w:t>
            </w:r>
          </w:ins>
          <w:del w:id="196" w:author="Martin Novák" w:date="2023-03-24T14:33:00Z">
            <w:r w:rsidR="00F31707" w:rsidRPr="00B94FE6" w:rsidDel="004D3E65">
              <w:rPr>
                <w:rFonts w:cstheme="minorHAnsi"/>
                <w:color w:val="000000"/>
                <w:highlight w:val="green"/>
                <w:shd w:val="clear" w:color="auto" w:fill="FFFFFF"/>
              </w:rPr>
              <w:delText>[82]</w:delText>
            </w:r>
          </w:del>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r w:rsidR="005B25CD" w:rsidRPr="005534AA">
        <w:rPr>
          <w:rFonts w:cstheme="minorHAnsi"/>
          <w:highlight w:val="green"/>
          <w:shd w:val="clear" w:color="auto" w:fill="FFFFFF"/>
        </w:rPr>
        <w:t>Tomb Raider</w:t>
      </w:r>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197" w:author="Martin Novák" w:date="2023-03-24T14:41:00Z">
            <w:r w:rsidR="00B94FE6" w:rsidRPr="00B94FE6">
              <w:rPr>
                <w:rFonts w:cstheme="minorHAnsi"/>
                <w:color w:val="000000"/>
                <w:highlight w:val="green"/>
                <w:shd w:val="clear" w:color="auto" w:fill="FFFFFF"/>
              </w:rPr>
              <w:t>[84]</w:t>
            </w:r>
          </w:ins>
          <w:del w:id="198" w:author="Martin Novák" w:date="2023-03-24T14:33:00Z">
            <w:r w:rsidR="00F31707" w:rsidRPr="00B94FE6" w:rsidDel="004D3E65">
              <w:rPr>
                <w:rFonts w:cstheme="minorHAnsi"/>
                <w:color w:val="000000"/>
                <w:highlight w:val="green"/>
                <w:shd w:val="clear" w:color="auto" w:fill="FFFFFF"/>
              </w:rPr>
              <w:delText>[83]</w:delText>
            </w:r>
          </w:del>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199" w:author="Martin Novák" w:date="2023-03-24T14:41:00Z">
            <w:r w:rsidR="00B94FE6" w:rsidRPr="00B94FE6">
              <w:rPr>
                <w:rFonts w:cstheme="minorHAnsi"/>
                <w:color w:val="000000"/>
                <w:highlight w:val="green"/>
                <w:shd w:val="clear" w:color="auto" w:fill="FFFFFF"/>
                <w:lang w:val="en-US"/>
              </w:rPr>
              <w:t>[85]</w:t>
            </w:r>
          </w:ins>
          <w:del w:id="200" w:author="Martin Novák" w:date="2023-03-24T14:33:00Z">
            <w:r w:rsidR="00F31707" w:rsidRPr="00B94FE6" w:rsidDel="004D3E65">
              <w:rPr>
                <w:rFonts w:cstheme="minorHAnsi"/>
                <w:color w:val="000000"/>
                <w:highlight w:val="green"/>
                <w:shd w:val="clear" w:color="auto" w:fill="FFFFFF"/>
                <w:lang w:val="en-US"/>
              </w:rPr>
              <w:delText>[84]</w:delText>
            </w:r>
          </w:del>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201" w:author="Martin Novák" w:date="2023-03-24T14:41:00Z">
            <w:r w:rsidR="00B94FE6" w:rsidRPr="00B94FE6">
              <w:rPr>
                <w:color w:val="000000"/>
                <w:highlight w:val="green"/>
              </w:rPr>
              <w:t>[86, 87]</w:t>
            </w:r>
          </w:ins>
          <w:del w:id="202" w:author="Martin Novák" w:date="2023-03-24T14:33:00Z">
            <w:r w:rsidR="00F31707" w:rsidRPr="00B94FE6" w:rsidDel="004D3E65">
              <w:rPr>
                <w:color w:val="000000"/>
                <w:highlight w:val="green"/>
              </w:rPr>
              <w:delText>[85, 86]</w:delText>
            </w:r>
          </w:del>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203" w:name="_Hlk76031922"/>
      <w:bookmarkStart w:id="204" w:name="_Toc130406536"/>
      <w:r w:rsidRPr="005534AA">
        <w:rPr>
          <w:rFonts w:asciiTheme="minorHAnsi" w:hAnsiTheme="minorHAnsi" w:cstheme="minorHAnsi"/>
          <w:highlight w:val="green"/>
        </w:rPr>
        <w:t>4.3 strategie</w:t>
      </w:r>
      <w:bookmarkEnd w:id="204"/>
    </w:p>
    <w:bookmarkEnd w:id="203"/>
    <w:p w14:paraId="5C393321" w14:textId="0A58A678"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205" w:author="Martin Novák" w:date="2023-03-24T14:41:00Z">
            <w:r w:rsidR="00B94FE6" w:rsidRPr="00B94FE6">
              <w:rPr>
                <w:rFonts w:cstheme="minorHAnsi"/>
                <w:color w:val="000000"/>
                <w:highlight w:val="green"/>
              </w:rPr>
              <w:t>[88]</w:t>
            </w:r>
          </w:ins>
          <w:del w:id="206" w:author="Martin Novák" w:date="2023-03-24T14:33:00Z">
            <w:r w:rsidR="00F31707" w:rsidRPr="00B94FE6" w:rsidDel="004D3E65">
              <w:rPr>
                <w:rFonts w:cstheme="minorHAnsi"/>
                <w:color w:val="000000"/>
                <w:highlight w:val="green"/>
              </w:rPr>
              <w:delText>[87]</w:delText>
            </w:r>
          </w:del>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207" w:author="Martin Novák" w:date="2023-03-24T14:41:00Z">
            <w:r w:rsidR="00B94FE6" w:rsidRPr="00B94FE6">
              <w:rPr>
                <w:rFonts w:cstheme="minorHAnsi"/>
                <w:color w:val="000000"/>
                <w:highlight w:val="green"/>
              </w:rPr>
              <w:t>[89]</w:t>
            </w:r>
          </w:ins>
          <w:del w:id="208" w:author="Martin Novák" w:date="2023-03-24T14:33:00Z">
            <w:r w:rsidR="00F31707" w:rsidRPr="00B94FE6" w:rsidDel="004D3E65">
              <w:rPr>
                <w:rFonts w:cstheme="minorHAnsi"/>
                <w:color w:val="000000"/>
                <w:highlight w:val="green"/>
              </w:rPr>
              <w:delText>[88]</w:delText>
            </w:r>
          </w:del>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209" w:author="Martin Novák" w:date="2023-03-24T14:41:00Z">
            <w:r w:rsidR="00B94FE6" w:rsidRPr="00B94FE6">
              <w:rPr>
                <w:rFonts w:cstheme="minorHAnsi"/>
                <w:color w:val="000000"/>
                <w:highlight w:val="green"/>
                <w:lang w:val="en-US"/>
              </w:rPr>
              <w:t>[90]</w:t>
            </w:r>
          </w:ins>
          <w:del w:id="210" w:author="Martin Novák" w:date="2023-03-24T14:33:00Z">
            <w:r w:rsidR="00F31707" w:rsidRPr="00B94FE6" w:rsidDel="004D3E65">
              <w:rPr>
                <w:rFonts w:cstheme="minorHAnsi"/>
                <w:color w:val="000000"/>
                <w:highlight w:val="green"/>
                <w:lang w:val="en-US"/>
              </w:rPr>
              <w:delText>[89]</w:delText>
            </w:r>
          </w:del>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211" w:author="Martin Novák" w:date="2023-03-24T14:41:00Z">
            <w:r w:rsidR="00B94FE6" w:rsidRPr="00B94FE6">
              <w:rPr>
                <w:rFonts w:cstheme="minorHAnsi"/>
                <w:color w:val="000000"/>
                <w:highlight w:val="green"/>
              </w:rPr>
              <w:t>[91]</w:t>
            </w:r>
          </w:ins>
          <w:del w:id="212" w:author="Martin Novák" w:date="2023-03-24T14:33:00Z">
            <w:r w:rsidR="00F31707" w:rsidRPr="00B94FE6" w:rsidDel="004D3E65">
              <w:rPr>
                <w:rFonts w:cstheme="minorHAnsi"/>
                <w:color w:val="000000"/>
                <w:highlight w:val="green"/>
              </w:rPr>
              <w:delText>[90]</w:delText>
            </w:r>
          </w:del>
        </w:sdtContent>
      </w:sdt>
      <w:r w:rsidR="0016786F" w:rsidRPr="005534AA">
        <w:rPr>
          <w:rFonts w:cstheme="minorHAnsi"/>
          <w:highlight w:val="green"/>
        </w:rPr>
        <w:t xml:space="preserve"> a </w:t>
      </w:r>
      <w:r w:rsidR="0016786F" w:rsidRPr="005534AA">
        <w:rPr>
          <w:rFonts w:cstheme="minorHAnsi"/>
          <w:highlight w:val="green"/>
          <w:lang w:val="en-US"/>
        </w:rPr>
        <w:t>RollerCoaster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213" w:author="Martin Novák" w:date="2023-03-24T14:41:00Z">
            <w:r w:rsidR="00B94FE6" w:rsidRPr="00B94FE6">
              <w:rPr>
                <w:rFonts w:cstheme="minorHAnsi"/>
                <w:color w:val="000000"/>
                <w:highlight w:val="green"/>
              </w:rPr>
              <w:t>[92]</w:t>
            </w:r>
          </w:ins>
          <w:del w:id="214" w:author="Martin Novák" w:date="2023-03-24T14:33:00Z">
            <w:r w:rsidR="00F31707" w:rsidRPr="00B94FE6" w:rsidDel="004D3E65">
              <w:rPr>
                <w:rFonts w:cstheme="minorHAnsi"/>
                <w:color w:val="000000"/>
                <w:highlight w:val="green"/>
              </w:rPr>
              <w:delText>[91]</w:delText>
            </w:r>
          </w:del>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215" w:author="Martin Novák" w:date="2023-03-24T14:41:00Z">
            <w:r w:rsidR="00B94FE6" w:rsidRPr="00B94FE6">
              <w:rPr>
                <w:color w:val="000000"/>
                <w:highlight w:val="green"/>
              </w:rPr>
              <w:t>[74, 76, 93]</w:t>
            </w:r>
          </w:ins>
          <w:del w:id="216" w:author="Martin Novák" w:date="2023-03-24T14:33:00Z">
            <w:r w:rsidR="00F31707" w:rsidRPr="00B94FE6" w:rsidDel="004D3E65">
              <w:rPr>
                <w:color w:val="000000"/>
                <w:highlight w:val="green"/>
              </w:rPr>
              <w:delText>[73, 75, 92]</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17" w:name="_Toc130406537"/>
      <w:r w:rsidRPr="005534AA">
        <w:rPr>
          <w:rFonts w:asciiTheme="minorHAnsi" w:hAnsiTheme="minorHAnsi" w:cstheme="minorHAnsi"/>
          <w:highlight w:val="green"/>
          <w:shd w:val="clear" w:color="auto" w:fill="FFFFFF"/>
        </w:rPr>
        <w:t>4.4 závodní</w:t>
      </w:r>
      <w:bookmarkEnd w:id="217"/>
    </w:p>
    <w:p w14:paraId="14B00349" w14:textId="6845095D"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218" w:author="Martin Novák" w:date="2023-03-24T14:41:00Z">
            <w:r w:rsidR="00B94FE6" w:rsidRPr="00B94FE6">
              <w:rPr>
                <w:rFonts w:cstheme="minorHAnsi"/>
                <w:color w:val="000000"/>
                <w:highlight w:val="green"/>
              </w:rPr>
              <w:t>[94]</w:t>
            </w:r>
          </w:ins>
          <w:del w:id="219" w:author="Martin Novák" w:date="2023-03-24T14:33:00Z">
            <w:r w:rsidR="00F31707" w:rsidRPr="00B94FE6" w:rsidDel="004D3E65">
              <w:rPr>
                <w:rFonts w:cstheme="minorHAnsi"/>
                <w:color w:val="000000"/>
                <w:highlight w:val="green"/>
              </w:rPr>
              <w:delText>[93]</w:delText>
            </w:r>
          </w:del>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220" w:author="Martin Novák" w:date="2023-03-24T14:41:00Z">
            <w:r w:rsidR="00B94FE6" w:rsidRPr="00B94FE6">
              <w:rPr>
                <w:rFonts w:cstheme="minorHAnsi"/>
                <w:color w:val="000000"/>
                <w:highlight w:val="green"/>
              </w:rPr>
              <w:t>[95]</w:t>
            </w:r>
          </w:ins>
          <w:del w:id="221" w:author="Martin Novák" w:date="2023-03-24T14:33:00Z">
            <w:r w:rsidR="00F31707" w:rsidRPr="00B94FE6" w:rsidDel="004D3E65">
              <w:rPr>
                <w:rFonts w:cstheme="minorHAnsi"/>
                <w:color w:val="000000"/>
                <w:highlight w:val="green"/>
              </w:rPr>
              <w:delText>[94]</w:delText>
            </w:r>
          </w:del>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Redout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222" w:author="Martin Novák" w:date="2023-03-24T14:41:00Z">
            <w:r w:rsidR="00B94FE6" w:rsidRPr="00B94FE6">
              <w:rPr>
                <w:rFonts w:cstheme="minorHAnsi"/>
                <w:color w:val="000000"/>
                <w:highlight w:val="green"/>
              </w:rPr>
              <w:t>[96]</w:t>
            </w:r>
          </w:ins>
          <w:del w:id="223" w:author="Martin Novák" w:date="2023-03-24T14:33:00Z">
            <w:r w:rsidR="00F31707" w:rsidRPr="00B94FE6" w:rsidDel="004D3E65">
              <w:rPr>
                <w:rFonts w:cstheme="minorHAnsi"/>
                <w:color w:val="000000"/>
                <w:highlight w:val="green"/>
              </w:rPr>
              <w:delText>[95]</w:delText>
            </w:r>
          </w:del>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r w:rsidR="00E5767D" w:rsidRPr="005534AA">
        <w:rPr>
          <w:rFonts w:cstheme="minorHAnsi"/>
          <w:highlight w:val="green"/>
        </w:rPr>
        <w:t>FlatOut</w:t>
      </w:r>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224" w:author="Martin Novák" w:date="2023-03-24T14:41:00Z">
            <w:r w:rsidR="00B94FE6" w:rsidRPr="00B94FE6">
              <w:rPr>
                <w:rFonts w:cstheme="minorHAnsi"/>
                <w:color w:val="000000"/>
                <w:highlight w:val="green"/>
              </w:rPr>
              <w:t>[97]</w:t>
            </w:r>
          </w:ins>
          <w:del w:id="225" w:author="Martin Novák" w:date="2023-03-24T14:33:00Z">
            <w:r w:rsidR="00F31707" w:rsidRPr="00B94FE6" w:rsidDel="004D3E65">
              <w:rPr>
                <w:rFonts w:cstheme="minorHAnsi"/>
                <w:color w:val="000000"/>
                <w:highlight w:val="green"/>
              </w:rPr>
              <w:delText>[96]</w:delText>
            </w:r>
          </w:del>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226" w:author="Martin Novák" w:date="2023-03-24T14:41:00Z">
            <w:r w:rsidR="00B94FE6" w:rsidRPr="00B94FE6">
              <w:rPr>
                <w:rFonts w:cstheme="minorHAnsi"/>
                <w:color w:val="000000"/>
                <w:highlight w:val="green"/>
              </w:rPr>
              <w:t>[98]</w:t>
            </w:r>
          </w:ins>
          <w:del w:id="227" w:author="Martin Novák" w:date="2023-03-24T14:33:00Z">
            <w:r w:rsidR="00F31707" w:rsidRPr="00B94FE6" w:rsidDel="004D3E65">
              <w:rPr>
                <w:rFonts w:cstheme="minorHAnsi"/>
                <w:color w:val="000000"/>
                <w:highlight w:val="green"/>
              </w:rPr>
              <w:delText>[97]</w:delText>
            </w:r>
          </w:del>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228" w:author="Martin Novák" w:date="2023-03-24T14:41:00Z">
            <w:r w:rsidR="00B94FE6" w:rsidRPr="00B94FE6">
              <w:rPr>
                <w:rFonts w:cstheme="minorHAnsi"/>
                <w:color w:val="000000"/>
                <w:highlight w:val="green"/>
              </w:rPr>
              <w:t>[76, 99]</w:t>
            </w:r>
          </w:ins>
          <w:del w:id="229" w:author="Martin Novák" w:date="2023-03-24T14:33:00Z">
            <w:r w:rsidR="00F31707" w:rsidRPr="00B94FE6" w:rsidDel="004D3E65">
              <w:rPr>
                <w:rFonts w:cstheme="minorHAnsi"/>
                <w:color w:val="000000"/>
                <w:highlight w:val="green"/>
              </w:rPr>
              <w:delText>[75, 98]</w:delText>
            </w:r>
          </w:del>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230" w:name="_Toc130406538"/>
      <w:r w:rsidRPr="005534AA">
        <w:rPr>
          <w:rFonts w:asciiTheme="minorHAnsi" w:hAnsiTheme="minorHAnsi" w:cstheme="minorHAnsi"/>
          <w:highlight w:val="green"/>
        </w:rPr>
        <w:t>4.5 shrnutí</w:t>
      </w:r>
      <w:bookmarkEnd w:id="230"/>
    </w:p>
    <w:p w14:paraId="40BE8703" w14:textId="3A5DBECD"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mezi jejich mechaniky nepatří souboj (např. Blackhole</w:t>
      </w:r>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ins w:id="231" w:author="Martin Novák" w:date="2023-03-24T14:41:00Z">
            <w:r w:rsidR="00B94FE6" w:rsidRPr="00B94FE6">
              <w:rPr>
                <w:rFonts w:cstheme="minorHAnsi"/>
                <w:color w:val="000000"/>
                <w:highlight w:val="green"/>
                <w:shd w:val="clear" w:color="auto" w:fill="FFFFFF"/>
              </w:rPr>
              <w:t>[100]</w:t>
            </w:r>
          </w:ins>
          <w:del w:id="232" w:author="Martin Novák" w:date="2023-03-24T14:33:00Z">
            <w:r w:rsidR="00F31707" w:rsidRPr="00B94FE6" w:rsidDel="004D3E65">
              <w:rPr>
                <w:rFonts w:cstheme="minorHAnsi"/>
                <w:color w:val="000000"/>
                <w:highlight w:val="green"/>
                <w:shd w:val="clear" w:color="auto" w:fill="FFFFFF"/>
              </w:rPr>
              <w:delText>[99]</w:delText>
            </w:r>
          </w:del>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r w:rsidR="001A4873" w:rsidRPr="005534AA">
        <w:rPr>
          <w:rFonts w:cstheme="minorHAnsi"/>
          <w:i/>
          <w:iCs/>
          <w:highlight w:val="green"/>
        </w:rPr>
        <w:t>GameManager</w:t>
      </w:r>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Chunk</w:t>
      </w:r>
      <w:r w:rsidR="001A4873" w:rsidRPr="005534AA">
        <w:rPr>
          <w:rFonts w:cstheme="minorHAnsi"/>
          <w:highlight w:val="green"/>
        </w:rPr>
        <w:t xml:space="preserve"> na </w:t>
      </w:r>
      <w:r w:rsidR="001A4873" w:rsidRPr="005534AA">
        <w:rPr>
          <w:rFonts w:cstheme="minorHAnsi"/>
          <w:highlight w:val="green"/>
        </w:rPr>
        <w:lastRenderedPageBreak/>
        <w:t>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r w:rsidR="001A4873" w:rsidRPr="005534AA">
        <w:rPr>
          <w:rFonts w:cstheme="minorHAnsi"/>
          <w:i/>
          <w:iCs/>
          <w:highlight w:val="green"/>
        </w:rPr>
        <w:t>StatList</w:t>
      </w:r>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r w:rsidR="001A4873" w:rsidRPr="005534AA">
        <w:rPr>
          <w:rFonts w:cstheme="minorHAnsi"/>
          <w:i/>
          <w:iCs/>
          <w:highlight w:val="green"/>
        </w:rPr>
        <w:t>Predmet</w:t>
      </w:r>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233" w:name="_Hlk76031975"/>
      <w:bookmarkStart w:id="234" w:name="_Toc130406539"/>
      <w:r w:rsidRPr="005534AA">
        <w:rPr>
          <w:rStyle w:val="Nadpis1Char"/>
          <w:rFonts w:asciiTheme="minorHAnsi" w:hAnsiTheme="minorHAnsi" w:cstheme="minorHAnsi"/>
          <w:highlight w:val="green"/>
        </w:rPr>
        <w:t>5. Grafické výstupy aplikací</w:t>
      </w:r>
      <w:bookmarkEnd w:id="234"/>
    </w:p>
    <w:bookmarkEnd w:id="233"/>
    <w:p w14:paraId="4426DE4A" w14:textId="4B139FA0"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621EB4" w:rsidRPr="005534AA">
        <w:rPr>
          <w:highlight w:val="green"/>
        </w:rPr>
      </w:r>
      <w:r w:rsidR="00D1323A">
        <w:rPr>
          <w:highlight w:val="green"/>
        </w:rPr>
        <w:instrText xml:space="preserve"> \* MERGEFORMAT </w:instrText>
      </w:r>
      <w:r w:rsidR="00621EB4" w:rsidRPr="005534AA">
        <w:rPr>
          <w:highlight w:val="green"/>
        </w:rPr>
        <w:fldChar w:fldCharType="separate"/>
      </w:r>
      <w:r w:rsidR="006567F8" w:rsidRPr="005534AA">
        <w:rPr>
          <w:highlight w:val="green"/>
        </w:rPr>
        <w:t xml:space="preserve">Obr. </w:t>
      </w:r>
      <w:r w:rsidR="006567F8">
        <w:rPr>
          <w:noProof/>
          <w:highlight w:val="green"/>
        </w:rPr>
        <w:t>3</w:t>
      </w:r>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68650767" w:rsidR="00F67031" w:rsidRDefault="00621EB4" w:rsidP="00621EB4">
      <w:pPr>
        <w:pStyle w:val="Titulek"/>
        <w:ind w:left="1416" w:firstLine="708"/>
        <w:jc w:val="both"/>
      </w:pPr>
      <w:bookmarkStart w:id="235" w:name="_Ref86178372"/>
      <w:r w:rsidRPr="005534AA">
        <w:rPr>
          <w:highlight w:val="green"/>
        </w:rPr>
        <w:t xml:space="preserve">Obr. </w:t>
      </w:r>
      <w:r w:rsidR="00000000" w:rsidRPr="005534AA">
        <w:rPr>
          <w:highlight w:val="green"/>
        </w:rPr>
        <w:fldChar w:fldCharType="begin"/>
      </w:r>
      <w:r w:rsidR="00000000" w:rsidRPr="005534AA">
        <w:rPr>
          <w:highlight w:val="green"/>
        </w:rPr>
        <w:instrText xml:space="preserve"> SEQ Obrázek \* ARABIC </w:instrText>
      </w:r>
      <w:r w:rsidR="00000000" w:rsidRPr="005534AA">
        <w:rPr>
          <w:highlight w:val="green"/>
        </w:rPr>
        <w:fldChar w:fldCharType="separate"/>
      </w:r>
      <w:r w:rsidR="006567F8">
        <w:rPr>
          <w:noProof/>
          <w:highlight w:val="green"/>
        </w:rPr>
        <w:t>3</w:t>
      </w:r>
      <w:r w:rsidR="00000000" w:rsidRPr="005534AA">
        <w:rPr>
          <w:noProof/>
          <w:highlight w:val="green"/>
        </w:rPr>
        <w:fldChar w:fldCharType="end"/>
      </w:r>
      <w:bookmarkEnd w:id="235"/>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ins w:id="236" w:author="Martin Novák" w:date="2023-03-24T14:41:00Z">
            <w:r w:rsidR="00B94FE6" w:rsidRPr="00B94FE6">
              <w:rPr>
                <w:i w:val="0"/>
                <w:color w:val="000000"/>
                <w:highlight w:val="green"/>
              </w:rPr>
              <w:t>[101]</w:t>
            </w:r>
          </w:ins>
          <w:del w:id="237" w:author="Martin Novák" w:date="2023-03-24T14:33:00Z">
            <w:r w:rsidR="00F31707" w:rsidRPr="00B94FE6" w:rsidDel="004D3E65">
              <w:rPr>
                <w:i w:val="0"/>
                <w:color w:val="000000"/>
                <w:highlight w:val="green"/>
              </w:rPr>
              <w:delText>[100]</w:delText>
            </w:r>
          </w:del>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238" w:name="_Toc130406540"/>
      <w:r w:rsidRPr="005534AA">
        <w:rPr>
          <w:rFonts w:asciiTheme="minorHAnsi" w:hAnsiTheme="minorHAnsi" w:cstheme="minorHAnsi"/>
          <w:highlight w:val="green"/>
          <w:shd w:val="clear" w:color="auto" w:fill="FFFFFF"/>
        </w:rPr>
        <w:t>5.1 konzolová aplikace</w:t>
      </w:r>
      <w:bookmarkEnd w:id="238"/>
    </w:p>
    <w:p w14:paraId="0AFFEE03" w14:textId="4E355EBA" w:rsidR="00F67031" w:rsidRPr="00DB634C" w:rsidRDefault="00F67031" w:rsidP="00DF4197">
      <w:pPr>
        <w:ind w:left="1416" w:firstLine="708"/>
        <w:jc w:val="both"/>
        <w:rPr>
          <w:rFonts w:cstheme="minorHAnsi"/>
          <w:lang w:val="en-US"/>
        </w:rPr>
      </w:pPr>
      <w:bookmarkStart w:id="239"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hardwaru využívané 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ins w:id="240" w:author="Martin Novák" w:date="2023-03-24T14:41:00Z">
            <w:r w:rsidR="00B94FE6" w:rsidRPr="00B94FE6">
              <w:rPr>
                <w:color w:val="000000"/>
                <w:highlight w:val="green"/>
              </w:rPr>
              <w:t>[101]</w:t>
            </w:r>
          </w:ins>
          <w:del w:id="241" w:author="Martin Novák" w:date="2023-03-24T14:33:00Z">
            <w:r w:rsidR="00F31707" w:rsidRPr="00B94FE6" w:rsidDel="004D3E65">
              <w:rPr>
                <w:color w:val="000000"/>
                <w:highlight w:val="green"/>
              </w:rPr>
              <w:delText>[100]</w:delText>
            </w:r>
          </w:del>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242" w:name="_Toc130406541"/>
      <w:bookmarkEnd w:id="239"/>
      <w:r w:rsidRPr="00621687">
        <w:rPr>
          <w:rFonts w:asciiTheme="minorHAnsi" w:hAnsiTheme="minorHAnsi" w:cstheme="minorHAnsi"/>
        </w:rPr>
        <w:t>5.2 okenní aplikace</w:t>
      </w:r>
      <w:bookmarkEnd w:id="242"/>
    </w:p>
    <w:p w14:paraId="0D2C1636" w14:textId="4271886F" w:rsidR="00F67031" w:rsidRPr="00F7533D" w:rsidRDefault="00F67031" w:rsidP="00186740">
      <w:pPr>
        <w:ind w:left="1416" w:firstLine="708"/>
        <w:jc w:val="both"/>
      </w:pPr>
      <w:r w:rsidRPr="00F7533D">
        <w:t xml:space="preserve">Dnes se </w:t>
      </w:r>
      <w:del w:id="243" w:author="Martin Novák" w:date="2023-03-24T14:07:00Z">
        <w:r w:rsidRPr="00F7533D" w:rsidDel="00186740">
          <w:delText>většinou setká</w:delText>
        </w:r>
        <w:r w:rsidR="00D15685" w:rsidDel="00186740">
          <w:delText>vá</w:delText>
        </w:r>
        <w:r w:rsidRPr="00F7533D" w:rsidDel="00186740">
          <w:delText>me</w:delText>
        </w:r>
      </w:del>
      <w:ins w:id="244" w:author="Martin Novák" w:date="2023-03-24T14:07:00Z">
        <w:r w:rsidR="00186740">
          <w:t>běžný uživatel nejčastěji setká</w:t>
        </w:r>
      </w:ins>
      <w:r w:rsidRPr="00F7533D">
        <w:t xml:space="preserve"> s</w:t>
      </w:r>
      <w:del w:id="245" w:author="Martin Novák" w:date="2023-03-24T14:08:00Z">
        <w:r w:rsidRPr="00F7533D" w:rsidDel="00186740">
          <w:delText> </w:delText>
        </w:r>
      </w:del>
      <w:ins w:id="246" w:author="Martin Novák" w:date="2023-03-24T14:08:00Z">
        <w:r w:rsidR="00186740">
          <w:t> </w:t>
        </w:r>
      </w:ins>
      <w:r w:rsidRPr="00F7533D">
        <w:t>programy</w:t>
      </w:r>
      <w:ins w:id="247" w:author="Martin Novák" w:date="2023-03-24T14:08:00Z">
        <w:r w:rsidR="00186740">
          <w:t>, které mají grafické rozhraní a</w:t>
        </w:r>
      </w:ins>
      <w:ins w:id="248" w:author="Martin Novák" w:date="2023-03-24T14:09:00Z">
        <w:r w:rsidR="00186740">
          <w:t xml:space="preserve"> k interakci se využívají</w:t>
        </w:r>
      </w:ins>
      <w:del w:id="249" w:author="Martin Novák" w:date="2023-03-24T14:08:00Z">
        <w:r w:rsidRPr="00F7533D" w:rsidDel="00186740">
          <w:delText xml:space="preserve"> s </w:delText>
        </w:r>
      </w:del>
      <w:ins w:id="250" w:author="Martin Novák" w:date="2023-03-24T14:09:00Z">
        <w:r w:rsidR="00186740">
          <w:t xml:space="preserve"> </w:t>
        </w:r>
      </w:ins>
      <w:del w:id="251" w:author="Martin Novák" w:date="2023-03-24T14:09:00Z">
        <w:r w:rsidRPr="00F7533D" w:rsidDel="00186740">
          <w:delText xml:space="preserve">GUI, které mají </w:delText>
        </w:r>
      </w:del>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252" w:name="_Toc130406542"/>
      <w:r w:rsidRPr="00F7533D">
        <w:rPr>
          <w:rFonts w:asciiTheme="minorHAnsi" w:hAnsiTheme="minorHAnsi" w:cstheme="minorHAnsi"/>
          <w:shd w:val="clear" w:color="auto" w:fill="FFFFFF"/>
        </w:rPr>
        <w:t>5.2.1 WinForm</w:t>
      </w:r>
      <w:bookmarkEnd w:id="252"/>
    </w:p>
    <w:p w14:paraId="537947F6" w14:textId="56AC3A53" w:rsidR="00F67031" w:rsidRPr="00621687" w:rsidRDefault="00F67031" w:rsidP="00145BD5">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w:t>
      </w:r>
      <w:ins w:id="253" w:author="Martin Novák" w:date="2023-03-24T14:31:00Z">
        <w:r w:rsidR="0077402B">
          <w:rPr>
            <w:rFonts w:cstheme="minorHAnsi"/>
          </w:rPr>
          <w:t>Oproti moderně</w:t>
        </w:r>
      </w:ins>
      <w:ins w:id="254" w:author="Martin Novák" w:date="2023-03-24T14:32:00Z">
        <w:r w:rsidR="0077402B">
          <w:rPr>
            <w:rFonts w:cstheme="minorHAnsi"/>
          </w:rPr>
          <w:t>jším technologiím má menší spotřebu operační paměti, díky čemuž je vhodnější pro starš</w:t>
        </w:r>
      </w:ins>
      <w:ins w:id="255" w:author="Martin Novák" w:date="2023-03-24T14:33:00Z">
        <w:r w:rsidR="0077402B">
          <w:rPr>
            <w:rFonts w:cstheme="minorHAnsi"/>
          </w:rPr>
          <w:t>í počítače</w:t>
        </w:r>
      </w:ins>
      <w:ins w:id="256" w:author="Martin Novák" w:date="2023-03-24T14:32:00Z">
        <w:r w:rsidR="0077402B">
          <w:rPr>
            <w:rFonts w:cstheme="minorHAnsi"/>
          </w:rPr>
          <w:t xml:space="preserve">. </w:t>
        </w:r>
      </w:ins>
      <w:r w:rsidRPr="00F7533D">
        <w:rPr>
          <w:rFonts w:cstheme="minorHAnsi"/>
        </w:rPr>
        <w:t>Vykreslování</w:t>
      </w:r>
      <w:r w:rsidRPr="00D20F7B">
        <w:rPr>
          <w:rFonts w:cstheme="minorHAnsi"/>
        </w:rPr>
        <w:t xml:space="preserve"> zde provádí pouze CPU, což má za následek pomalejší změny</w:t>
      </w:r>
      <w:ins w:id="257" w:author="Martin Novák" w:date="2023-03-24T16:12:00Z">
        <w:r w:rsidR="00223C8D">
          <w:rPr>
            <w:rFonts w:cstheme="minorHAnsi"/>
          </w:rPr>
          <w:t>,</w:t>
        </w:r>
      </w:ins>
      <w:ins w:id="258" w:author="Martin Novák" w:date="2023-03-24T16:05:00Z">
        <w:r w:rsidR="006919B1">
          <w:rPr>
            <w:rFonts w:cstheme="minorHAnsi"/>
          </w:rPr>
          <w:t xml:space="preserve"> projevující se problikáváním </w:t>
        </w:r>
      </w:ins>
      <w:ins w:id="259" w:author="Martin Novák" w:date="2023-03-24T16:08:00Z">
        <w:r w:rsidR="006919B1">
          <w:rPr>
            <w:rFonts w:cstheme="minorHAnsi"/>
          </w:rPr>
          <w:t xml:space="preserve">překreslovaných </w:t>
        </w:r>
      </w:ins>
      <w:ins w:id="260" w:author="Martin Novák" w:date="2023-03-24T16:05:00Z">
        <w:r w:rsidR="006919B1">
          <w:rPr>
            <w:rFonts w:cstheme="minorHAnsi"/>
          </w:rPr>
          <w:t>prvků či zanecháváním stopy</w:t>
        </w:r>
      </w:ins>
      <w:ins w:id="261" w:author="Martin Novák" w:date="2023-03-24T16:06:00Z">
        <w:r w:rsidR="006919B1">
          <w:rPr>
            <w:rFonts w:cstheme="minorHAnsi"/>
          </w:rPr>
          <w:t>. Jelikož Windows forms k</w:t>
        </w:r>
      </w:ins>
      <w:ins w:id="262" w:author="Martin Novák" w:date="2023-03-24T16:07:00Z">
        <w:r w:rsidR="006919B1">
          <w:rPr>
            <w:rFonts w:cstheme="minorHAnsi"/>
          </w:rPr>
          <w:t> </w:t>
        </w:r>
      </w:ins>
      <w:ins w:id="263" w:author="Martin Novák" w:date="2023-03-24T16:06:00Z">
        <w:r w:rsidR="006919B1">
          <w:rPr>
            <w:rFonts w:cstheme="minorHAnsi"/>
          </w:rPr>
          <w:t>vykresl</w:t>
        </w:r>
      </w:ins>
      <w:ins w:id="264" w:author="Martin Novák" w:date="2023-03-24T16:07:00Z">
        <w:r w:rsidR="006919B1">
          <w:rPr>
            <w:rFonts w:cstheme="minorHAnsi"/>
          </w:rPr>
          <w:t>ování využívají GDI+ (</w:t>
        </w:r>
        <w:r w:rsidR="006919B1" w:rsidRPr="00196932">
          <w:rPr>
            <w:rFonts w:cstheme="minorHAnsi"/>
            <w:lang w:val="en-US"/>
            <w:rPrChange w:id="265" w:author="Martin Novák" w:date="2023-03-24T16:12:00Z">
              <w:rPr>
                <w:rFonts w:cstheme="minorHAnsi"/>
              </w:rPr>
            </w:rPrChange>
          </w:rPr>
          <w:t>Graphics Device Interface</w:t>
        </w:r>
        <w:r w:rsidR="006919B1">
          <w:rPr>
            <w:rFonts w:cstheme="minorHAnsi"/>
          </w:rPr>
          <w:t>)</w:t>
        </w:r>
      </w:ins>
      <w:ins w:id="266" w:author="Martin Novák" w:date="2023-03-24T16:08:00Z">
        <w:r w:rsidR="006919B1">
          <w:rPr>
            <w:rFonts w:cstheme="minorHAnsi"/>
          </w:rPr>
          <w:t xml:space="preserve"> </w:t>
        </w:r>
      </w:ins>
      <w:ins w:id="267" w:author="Martin Novák" w:date="2023-03-24T16:13:00Z">
        <w:r w:rsidR="00196932">
          <w:rPr>
            <w:rFonts w:cstheme="minorHAnsi"/>
          </w:rPr>
          <w:t>je možné okno aplikace zobrazit i při použití vzdálené plochy</w:t>
        </w:r>
      </w:ins>
      <w:ins w:id="268" w:author="Martin Novák" w:date="2023-03-24T16:14:00Z">
        <w:r w:rsidR="00196932">
          <w:rPr>
            <w:rFonts w:cstheme="minorHAnsi"/>
          </w:rPr>
          <w:t>, která neumožňuje využívat G</w:t>
        </w:r>
      </w:ins>
      <w:ins w:id="269" w:author="Martin Novák" w:date="2023-03-24T16:15:00Z">
        <w:r w:rsidR="00196932">
          <w:rPr>
            <w:rFonts w:cstheme="minorHAnsi"/>
          </w:rPr>
          <w:t>PU.</w:t>
        </w:r>
      </w:ins>
      <w:del w:id="270" w:author="Martin Novák" w:date="2023-03-24T16:05:00Z">
        <w:r w:rsidRPr="00D20F7B" w:rsidDel="006919B1">
          <w:rPr>
            <w:rFonts w:cstheme="minorHAnsi"/>
          </w:rPr>
          <w:delText xml:space="preserve"> a vyšší výpočetní náročnost</w:delText>
        </w:r>
        <w:r w:rsidR="005B101F" w:rsidDel="006919B1">
          <w:rPr>
            <w:rFonts w:cstheme="minorHAnsi"/>
          </w:rPr>
          <w:delText xml:space="preserve">. </w:delText>
        </w:r>
      </w:del>
      <w:ins w:id="271" w:author="Martin Novák" w:date="2023-03-24T16:15:00Z">
        <w:r w:rsidR="00145BD5">
          <w:rPr>
            <w:rFonts w:cstheme="minorHAnsi"/>
          </w:rPr>
          <w:t xml:space="preserve"> </w:t>
        </w:r>
      </w:ins>
      <w:del w:id="272" w:author="Martin Novák" w:date="2023-03-24T16:15:00Z">
        <w:r w:rsidR="005B101F" w:rsidDel="00145BD5">
          <w:rPr>
            <w:rFonts w:cstheme="minorHAnsi"/>
          </w:rPr>
          <w:delText>N</w:delText>
        </w:r>
        <w:r w:rsidRPr="00D20F7B" w:rsidDel="00145BD5">
          <w:rPr>
            <w:rFonts w:cstheme="minorHAnsi"/>
          </w:rPr>
          <w:delText xml:space="preserve">epotřebuje grafické ovladače a okno je viditelné i </w:delText>
        </w:r>
        <w:r w:rsidRPr="00D20F7B" w:rsidDel="00145BD5">
          <w:rPr>
            <w:rFonts w:cstheme="minorHAnsi"/>
            <w:color w:val="FF0000"/>
          </w:rPr>
          <w:delText>při použití vzdálené plochy, kterou není možné přenášet obraz vykreslovaný pomocí GPU</w:delText>
        </w:r>
        <w:r w:rsidRPr="00D20F7B" w:rsidDel="00145BD5">
          <w:rPr>
            <w:rFonts w:cstheme="minorHAnsi"/>
          </w:rPr>
          <w:delText xml:space="preserve">. </w:delText>
        </w:r>
      </w:del>
      <w:r w:rsidRPr="00D20F7B">
        <w:rPr>
          <w:rFonts w:cstheme="minorHAnsi"/>
        </w:rPr>
        <w:t>Výraznou nevýhodou jsou absolutní rozměry a poloha prvků, které zůstávají při změně velikosti okna neměnné</w:t>
      </w:r>
      <w:ins w:id="273" w:author="Martin Novák" w:date="2023-03-24T16:15:00Z">
        <w:r w:rsidR="00505C58">
          <w:rPr>
            <w:rFonts w:cstheme="minorHAnsi"/>
          </w:rPr>
          <w:t xml:space="preserve"> a </w:t>
        </w:r>
      </w:ins>
      <w:ins w:id="274" w:author="Martin Novák" w:date="2023-03-24T16:16:00Z">
        <w:r w:rsidR="00505C58">
          <w:rPr>
            <w:rFonts w:cstheme="minorHAnsi"/>
          </w:rPr>
          <w:t xml:space="preserve">jejich přepočet musí programátor dělat sám. </w:t>
        </w:r>
      </w:ins>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EsIDEwM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0seyJpZCI6IjU5MjJhMGY1LWYzYzEtMzY1ZS1iYzFhLWIyYjY1NWI1OTQ4NyIsIml0ZW1EYXRhIjp7InR5cGUiOiJ3ZWJwYWdlIiwiaWQiOiI1OTIyYTBmNS1mM2MxLTM2NWUtYmMxYS1iMmI2NTViNTk0ODciLCJ0aXRsZSI6IkRpZmZlcmVuY2UgYmV0d2VlbiBXUEYgYW5kIFdpbkZvcm1zIC0gR2Vla3Nmb3JHZWVrcyIsImFjY2Vzc2VkIjp7ImRhdGUtcGFydHMiOltbMjAyMywzLDI0XV19LCJVUkwiOiJodHRwczovL3d3dy5nZWVrc2ZvcmdlZWtzLm9yZy9kaWZmZXJlbmNlLWJldHdlZW4td3BmLWFuZC13aW5mb3Jtcy8ifSwiaXNUZW1wb3JhcnkiOmZhbHNlfV19"/>
          <w:id w:val="496225071"/>
          <w:placeholder>
            <w:docPart w:val="DefaultPlaceholder_-1854013440"/>
          </w:placeholder>
        </w:sdtPr>
        <w:sdtEndPr>
          <w:rPr>
            <w:rFonts w:cstheme="minorBidi"/>
          </w:rPr>
        </w:sdtEndPr>
        <w:sdtContent>
          <w:ins w:id="275" w:author="Martin Novák" w:date="2023-03-24T14:41:00Z">
            <w:r w:rsidR="00B94FE6" w:rsidRPr="00B94FE6">
              <w:rPr>
                <w:color w:val="000000"/>
              </w:rPr>
              <w:t>[101, 103]</w:t>
            </w:r>
          </w:ins>
          <w:del w:id="276" w:author="Martin Novák" w:date="2023-03-24T14:33:00Z">
            <w:r w:rsidR="00F31707" w:rsidRPr="00B94FE6" w:rsidDel="004D3E65">
              <w:rPr>
                <w:color w:val="000000"/>
              </w:rPr>
              <w:delText>[100]</w:delText>
            </w:r>
          </w:del>
        </w:sdtContent>
      </w:sdt>
      <w:del w:id="277" w:author="Martin Novák" w:date="2023-03-24T16:16:00Z">
        <w:r w:rsidRPr="00D20F7B" w:rsidDel="00FB7DA2">
          <w:rPr>
            <w:rFonts w:cstheme="minorHAnsi"/>
          </w:rPr>
          <w:delText>.</w:delText>
        </w:r>
      </w:del>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278" w:name="_Toc130406543"/>
      <w:r w:rsidRPr="00621687">
        <w:rPr>
          <w:rFonts w:asciiTheme="minorHAnsi" w:hAnsiTheme="minorHAnsi" w:cstheme="minorHAnsi"/>
          <w:shd w:val="clear" w:color="auto" w:fill="FFFFFF"/>
        </w:rPr>
        <w:t>5.2.2 WPF</w:t>
      </w:r>
      <w:bookmarkEnd w:id="278"/>
    </w:p>
    <w:p w14:paraId="6C3C628A" w14:textId="43BB8D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ins w:id="279" w:author="Martin Novák" w:date="2023-03-24T14:09:00Z">
        <w:r w:rsidR="00FD7510">
          <w:rPr>
            <w:rFonts w:cstheme="minorHAnsi"/>
            <w:highlight w:val="darkCyan"/>
          </w:rPr>
          <w:t xml:space="preserve"> </w:t>
        </w:r>
      </w:ins>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280" w:author="Martin Novák" w:date="2023-03-24T14:41:00Z">
            <w:r w:rsidR="00B94FE6" w:rsidRPr="00B94FE6">
              <w:rPr>
                <w:rFonts w:cstheme="minorHAnsi"/>
                <w:color w:val="000000"/>
                <w:highlight w:val="darkCyan"/>
              </w:rPr>
              <w:t>[102]</w:t>
            </w:r>
          </w:ins>
          <w:del w:id="281" w:author="Martin Novák" w:date="2023-03-24T14:33:00Z">
            <w:r w:rsidR="00F31707" w:rsidRPr="00B94FE6" w:rsidDel="004D3E65">
              <w:rPr>
                <w:rFonts w:cstheme="minorHAnsi"/>
                <w:color w:val="000000"/>
                <w:highlight w:val="darkCyan"/>
              </w:rPr>
              <w:delText>[101]</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ins w:id="282" w:author="Martin Novák" w:date="2023-03-24T14:41:00Z">
            <w:r w:rsidR="00B94FE6" w:rsidRPr="00B94FE6">
              <w:rPr>
                <w:color w:val="000000"/>
              </w:rPr>
              <w:t>[101]</w:t>
            </w:r>
          </w:ins>
          <w:del w:id="283" w:author="Martin Novák" w:date="2023-03-24T14:33:00Z">
            <w:r w:rsidR="00F31707" w:rsidRPr="00B94FE6" w:rsidDel="004D3E65">
              <w:rPr>
                <w:color w:val="000000"/>
              </w:rPr>
              <w:delText>[100]</w:delText>
            </w:r>
          </w:del>
        </w:sdtContent>
      </w:sdt>
    </w:p>
    <w:p w14:paraId="2274372C" w14:textId="6576A487"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6567F8">
        <w:t xml:space="preserve">Obr. </w:t>
      </w:r>
      <w:r w:rsidR="006567F8">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N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284" w:author="Martin Novák" w:date="2023-03-24T14:41:00Z">
            <w:r w:rsidR="00B94FE6" w:rsidRPr="00B94FE6">
              <w:rPr>
                <w:rFonts w:cstheme="minorHAnsi"/>
                <w:color w:val="000000"/>
              </w:rPr>
              <w:t>[104]</w:t>
            </w:r>
          </w:ins>
          <w:del w:id="285" w:author="Martin Novák" w:date="2023-03-24T14:33:00Z">
            <w:r w:rsidR="00F31707" w:rsidRPr="00B94FE6" w:rsidDel="004D3E65">
              <w:rPr>
                <w:rFonts w:cstheme="minorHAnsi"/>
                <w:color w:val="000000"/>
              </w:rPr>
              <w:delText>[102]</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6C5E8C3F" w:rsidR="008F5331" w:rsidRDefault="008F5331" w:rsidP="008F5331">
      <w:pPr>
        <w:pStyle w:val="Titulek"/>
        <w:ind w:left="2832" w:firstLine="708"/>
        <w:jc w:val="both"/>
        <w:rPr>
          <w:rFonts w:cstheme="minorHAnsi"/>
          <w:color w:val="00B050"/>
        </w:rPr>
      </w:pPr>
      <w:bookmarkStart w:id="286" w:name="_Ref85442384"/>
      <w:r>
        <w:t xml:space="preserve">Obr. </w:t>
      </w:r>
      <w:fldSimple w:instr=" SEQ Obrázek \* ARABIC ">
        <w:r w:rsidR="006567F8">
          <w:rPr>
            <w:noProof/>
          </w:rPr>
          <w:t>4</w:t>
        </w:r>
      </w:fldSimple>
      <w:bookmarkEnd w:id="286"/>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N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287" w:author="Martin Novák" w:date="2023-03-24T14:41:00Z">
            <w:r w:rsidR="00B94FE6" w:rsidRPr="00B94FE6">
              <w:rPr>
                <w:i w:val="0"/>
                <w:color w:val="000000"/>
              </w:rPr>
              <w:t>[104]</w:t>
            </w:r>
          </w:ins>
          <w:del w:id="288" w:author="Martin Novák" w:date="2023-03-24T14:33:00Z">
            <w:r w:rsidR="00F31707" w:rsidRPr="00B94FE6" w:rsidDel="004D3E65">
              <w:rPr>
                <w:i w:val="0"/>
                <w:color w:val="000000"/>
              </w:rPr>
              <w:delText>[102]</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289" w:name="_Toc130406544"/>
      <w:r w:rsidRPr="00FD4AB2">
        <w:rPr>
          <w:rFonts w:asciiTheme="minorHAnsi" w:hAnsiTheme="minorHAnsi" w:cstheme="minorHAnsi"/>
        </w:rPr>
        <w:lastRenderedPageBreak/>
        <w:t>5.3 mobilní aplikace</w:t>
      </w:r>
      <w:bookmarkEnd w:id="289"/>
    </w:p>
    <w:p w14:paraId="245FD7D1" w14:textId="4FA3969B"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290" w:name="_Toc130406545"/>
      <w:r w:rsidRPr="00FD4AB2">
        <w:rPr>
          <w:rFonts w:asciiTheme="minorHAnsi" w:hAnsiTheme="minorHAnsi" w:cstheme="minorHAnsi"/>
        </w:rPr>
        <w:t>5.3.1 Xamarin</w:t>
      </w:r>
      <w:bookmarkEnd w:id="290"/>
    </w:p>
    <w:p w14:paraId="0ED6474E" w14:textId="27C0677F"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NV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ins w:id="291" w:author="Martin Novák" w:date="2023-03-24T14:41:00Z">
            <w:r w:rsidR="00B94FE6" w:rsidRPr="00B94FE6">
              <w:rPr>
                <w:rFonts w:cstheme="minorHAnsi"/>
                <w:color w:val="000000"/>
              </w:rPr>
              <w:t>[105]</w:t>
            </w:r>
          </w:ins>
          <w:del w:id="292" w:author="Martin Novák" w:date="2023-03-24T14:33:00Z">
            <w:r w:rsidR="00F31707" w:rsidRPr="00B94FE6" w:rsidDel="004D3E65">
              <w:rPr>
                <w:rFonts w:cstheme="minorHAnsi"/>
                <w:color w:val="000000"/>
              </w:rPr>
              <w:delText>[103]</w:delText>
            </w:r>
          </w:del>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NV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ins w:id="293" w:author="Martin Novák" w:date="2023-03-24T14:41:00Z">
            <w:r w:rsidR="00B94FE6" w:rsidRPr="00B94FE6">
              <w:rPr>
                <w:rFonts w:cstheme="minorHAnsi"/>
                <w:iCs/>
                <w:color w:val="000000"/>
              </w:rPr>
              <w:t>[105]</w:t>
            </w:r>
          </w:ins>
          <w:del w:id="294" w:author="Martin Novák" w:date="2023-03-24T14:33:00Z">
            <w:r w:rsidR="00F31707" w:rsidRPr="00B94FE6" w:rsidDel="004D3E65">
              <w:rPr>
                <w:rFonts w:cstheme="minorHAnsi"/>
                <w:iCs/>
                <w:color w:val="000000"/>
              </w:rPr>
              <w:delText>[103]</w:delText>
            </w:r>
          </w:del>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Nl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ins w:id="295" w:author="Martin Novák" w:date="2023-03-24T14:41:00Z">
            <w:r w:rsidR="00B94FE6" w:rsidRPr="00B94FE6">
              <w:rPr>
                <w:rFonts w:cstheme="minorHAnsi"/>
                <w:color w:val="000000"/>
              </w:rPr>
              <w:t>[106]</w:t>
            </w:r>
          </w:ins>
          <w:del w:id="296" w:author="Martin Novák" w:date="2023-03-24T14:33:00Z">
            <w:r w:rsidR="00F31707" w:rsidRPr="00B94FE6" w:rsidDel="004D3E65">
              <w:rPr>
                <w:rFonts w:cstheme="minorHAnsi"/>
                <w:color w:val="000000"/>
              </w:rPr>
              <w:delText>[104]</w:delText>
            </w:r>
          </w:del>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1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ins w:id="297" w:author="Martin Novák" w:date="2023-03-24T14:41:00Z">
            <w:r w:rsidR="00B94FE6" w:rsidRPr="00B94FE6">
              <w:rPr>
                <w:rFonts w:cstheme="minorHAnsi"/>
                <w:color w:val="000000"/>
              </w:rPr>
              <w:t>[107]</w:t>
            </w:r>
          </w:ins>
          <w:del w:id="298" w:author="Martin Novák" w:date="2023-03-24T14:33:00Z">
            <w:r w:rsidR="00F31707" w:rsidRPr="00B94FE6" w:rsidDel="004D3E65">
              <w:rPr>
                <w:rFonts w:cstheme="minorHAnsi"/>
                <w:color w:val="000000"/>
              </w:rPr>
              <w:delText>[105]</w:delText>
            </w:r>
          </w:del>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O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299" w:author="Martin Novák" w:date="2023-03-24T14:41:00Z">
            <w:r w:rsidR="00B94FE6" w:rsidRPr="00B94FE6">
              <w:rPr>
                <w:rFonts w:cstheme="minorHAnsi"/>
                <w:color w:val="000000"/>
              </w:rPr>
              <w:t>[108]</w:t>
            </w:r>
          </w:ins>
          <w:del w:id="300" w:author="Martin Novák" w:date="2023-03-24T14:33:00Z">
            <w:r w:rsidR="00F31707" w:rsidRPr="00B94FE6" w:rsidDel="004D3E65">
              <w:rPr>
                <w:rFonts w:cstheme="minorHAnsi"/>
                <w:color w:val="000000"/>
              </w:rPr>
              <w:delText>[106]</w:delText>
            </w:r>
          </w:del>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O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301" w:author="Martin Novák" w:date="2023-03-24T14:41:00Z">
            <w:r w:rsidR="00B94FE6" w:rsidRPr="00B94FE6">
              <w:rPr>
                <w:rFonts w:cstheme="minorHAnsi"/>
                <w:color w:val="000000"/>
              </w:rPr>
              <w:t>[109]</w:t>
            </w:r>
          </w:ins>
          <w:del w:id="302" w:author="Martin Novák" w:date="2023-03-24T14:33:00Z">
            <w:r w:rsidR="00F31707" w:rsidRPr="00B94FE6" w:rsidDel="004D3E65">
              <w:rPr>
                <w:rFonts w:cstheme="minorHAnsi"/>
                <w:color w:val="000000"/>
              </w:rPr>
              <w:delText>[107]</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xMF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ins w:id="303" w:author="Martin Novák" w:date="2023-03-24T14:41:00Z">
            <w:r w:rsidR="00B94FE6" w:rsidRPr="00B94FE6">
              <w:rPr>
                <w:rFonts w:cstheme="minorHAnsi"/>
                <w:color w:val="000000"/>
              </w:rPr>
              <w:t>[110]</w:t>
            </w:r>
          </w:ins>
          <w:del w:id="304" w:author="Martin Novák" w:date="2023-03-24T14:33:00Z">
            <w:r w:rsidR="00F31707" w:rsidRPr="00B94FE6" w:rsidDel="004D3E65">
              <w:rPr>
                <w:rFonts w:cstheme="minorHAnsi"/>
                <w:color w:val="000000"/>
              </w:rPr>
              <w:delText>[108]</w:delText>
            </w:r>
          </w:del>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ins w:id="305" w:author="Martin Novák" w:date="2023-03-24T14:41:00Z">
            <w:r w:rsidR="00B94FE6" w:rsidRPr="00B94FE6">
              <w:rPr>
                <w:rFonts w:cstheme="minorHAnsi"/>
                <w:color w:val="000000"/>
              </w:rPr>
              <w:t>[111]</w:t>
            </w:r>
          </w:ins>
          <w:del w:id="306" w:author="Martin Novák" w:date="2023-03-24T14:33:00Z">
            <w:r w:rsidR="00F31707" w:rsidRPr="00B94FE6" w:rsidDel="004D3E65">
              <w:rPr>
                <w:rFonts w:cstheme="minorHAnsi"/>
                <w:color w:val="000000"/>
              </w:rPr>
              <w:delText>[109]</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07" w:name="_Toc130406546"/>
      <w:r w:rsidRPr="00FD4AB2">
        <w:rPr>
          <w:rFonts w:asciiTheme="minorHAnsi" w:hAnsiTheme="minorHAnsi" w:cstheme="minorHAnsi"/>
        </w:rPr>
        <w:t>5.3.2 Android Studio</w:t>
      </w:r>
      <w:bookmarkEnd w:id="307"/>
    </w:p>
    <w:p w14:paraId="514741BA" w14:textId="2C4B0D68"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xMl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ins w:id="308" w:author="Martin Novák" w:date="2023-03-24T14:41:00Z">
            <w:r w:rsidR="00B94FE6" w:rsidRPr="00B94FE6">
              <w:rPr>
                <w:rFonts w:cstheme="minorHAnsi"/>
                <w:color w:val="000000"/>
              </w:rPr>
              <w:t>[112]</w:t>
            </w:r>
          </w:ins>
          <w:del w:id="309" w:author="Martin Novák" w:date="2023-03-24T14:33:00Z">
            <w:r w:rsidR="00F31707" w:rsidRPr="00B94FE6" w:rsidDel="004D3E65">
              <w:rPr>
                <w:rFonts w:cstheme="minorHAnsi"/>
                <w:color w:val="000000"/>
              </w:rPr>
              <w:delText>[110]</w:delText>
            </w:r>
          </w:del>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1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310" w:author="Martin Novák" w:date="2023-03-24T14:41:00Z">
            <w:r w:rsidR="00B94FE6" w:rsidRPr="00B94FE6">
              <w:rPr>
                <w:rFonts w:cstheme="minorHAnsi"/>
                <w:color w:val="000000"/>
              </w:rPr>
              <w:t>[113]</w:t>
            </w:r>
          </w:ins>
          <w:del w:id="311" w:author="Martin Novák" w:date="2023-03-24T14:33:00Z">
            <w:r w:rsidR="00F31707" w:rsidRPr="00B94FE6" w:rsidDel="004D3E65">
              <w:rPr>
                <w:rFonts w:cstheme="minorHAnsi"/>
                <w:color w:val="000000"/>
              </w:rPr>
              <w:delText>[111]</w:delText>
            </w:r>
          </w:del>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ins w:id="312" w:author="Martin Novák" w:date="2023-03-24T14:41:00Z">
            <w:r w:rsidR="00B94FE6" w:rsidRPr="00B94FE6">
              <w:rPr>
                <w:rFonts w:cstheme="minorHAnsi"/>
                <w:color w:val="000000"/>
              </w:rPr>
              <w:t>[114]</w:t>
            </w:r>
          </w:ins>
          <w:del w:id="313" w:author="Martin Novák" w:date="2023-03-24T14:33:00Z">
            <w:r w:rsidR="00F31707" w:rsidRPr="00B94FE6" w:rsidDel="004D3E65">
              <w:rPr>
                <w:rFonts w:cstheme="minorHAnsi"/>
                <w:color w:val="000000"/>
              </w:rPr>
              <w:delText>[112]</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14" w:name="_Toc130406547"/>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314"/>
    </w:p>
    <w:p w14:paraId="77FD17D8" w14:textId="4F063A8E"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315" w:author="Martin Novák" w:date="2023-03-24T14:41:00Z">
            <w:r w:rsidR="00B94FE6" w:rsidRPr="00B94FE6">
              <w:rPr>
                <w:color w:val="000000"/>
              </w:rPr>
              <w:t>[37]</w:t>
            </w:r>
          </w:ins>
          <w:del w:id="316" w:author="Martin Novák" w:date="2023-03-24T14:33:00Z">
            <w:r w:rsidR="00F31707" w:rsidRPr="00B94FE6" w:rsidDel="004D3E65">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N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317" w:author="Martin Novák" w:date="2023-03-24T14:41:00Z">
            <w:r w:rsidR="00B94FE6" w:rsidRPr="00B94FE6">
              <w:rPr>
                <w:color w:val="000000"/>
              </w:rPr>
              <w:t>[115]</w:t>
            </w:r>
          </w:ins>
          <w:del w:id="318" w:author="Martin Novák" w:date="2023-03-24T14:33:00Z">
            <w:r w:rsidR="00F31707" w:rsidRPr="00B94FE6" w:rsidDel="004D3E65">
              <w:rPr>
                <w:color w:val="000000"/>
              </w:rPr>
              <w:delText>[113]</w:delText>
            </w:r>
          </w:del>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Nl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319" w:author="Martin Novák" w:date="2023-03-24T14:41:00Z">
            <w:r w:rsidR="00B94FE6" w:rsidRPr="00B94FE6">
              <w:rPr>
                <w:color w:val="000000"/>
              </w:rPr>
              <w:t>[116]</w:t>
            </w:r>
          </w:ins>
          <w:del w:id="320" w:author="Martin Novák" w:date="2023-03-24T14:33:00Z">
            <w:r w:rsidR="00F31707" w:rsidRPr="00B94FE6" w:rsidDel="004D3E65">
              <w:rPr>
                <w:color w:val="000000"/>
              </w:rPr>
              <w:delText>[114]</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321" w:name="_Toc130406548"/>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321"/>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D02AF88"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 xml:space="preserve">renderování výsledného </w:t>
      </w:r>
      <w:r w:rsidR="00B31CA3" w:rsidRPr="00FD4AB2">
        <w:rPr>
          <w:rFonts w:cstheme="minorHAnsi"/>
        </w:rPr>
        <w:lastRenderedPageBreak/>
        <w:t>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322" w:author="Martin Novák" w:date="2023-03-24T14:41:00Z">
            <w:r w:rsidR="00B94FE6" w:rsidRPr="00B94FE6">
              <w:rPr>
                <w:rFonts w:cstheme="minorHAnsi"/>
                <w:color w:val="000000"/>
              </w:rPr>
              <w:t>[117]</w:t>
            </w:r>
          </w:ins>
          <w:del w:id="323" w:author="Martin Novák" w:date="2023-03-24T14:33:00Z">
            <w:r w:rsidR="00F31707" w:rsidRPr="00B94FE6" w:rsidDel="004D3E65">
              <w:rPr>
                <w:rFonts w:cstheme="minorHAnsi"/>
                <w:color w:val="000000"/>
              </w:rPr>
              <w:delText>[115]</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324" w:author="Martin Novák" w:date="2023-03-24T14:41:00Z">
            <w:r w:rsidR="00B94FE6" w:rsidRPr="00B94FE6">
              <w:rPr>
                <w:rFonts w:cstheme="minorHAnsi"/>
                <w:color w:val="000000"/>
              </w:rPr>
              <w:t>[117]</w:t>
            </w:r>
          </w:ins>
          <w:del w:id="325" w:author="Martin Novák" w:date="2023-03-24T14:33:00Z">
            <w:r w:rsidR="00F31707" w:rsidRPr="00B94FE6" w:rsidDel="004D3E65">
              <w:rPr>
                <w:rFonts w:cstheme="minorHAnsi"/>
                <w:color w:val="000000"/>
              </w:rPr>
              <w:delText>[115]</w:delText>
            </w:r>
          </w:del>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326" w:author="Martin Novák" w:date="2023-03-24T14:41:00Z">
            <w:r w:rsidR="00B94FE6" w:rsidRPr="00B94FE6">
              <w:rPr>
                <w:rFonts w:cstheme="minorHAnsi"/>
                <w:color w:val="000000"/>
              </w:rPr>
              <w:t>[117]</w:t>
            </w:r>
          </w:ins>
          <w:del w:id="327" w:author="Martin Novák" w:date="2023-03-24T14:33:00Z">
            <w:r w:rsidR="00F31707" w:rsidRPr="00B94FE6" w:rsidDel="004D3E65">
              <w:rPr>
                <w:rFonts w:cstheme="minorHAnsi"/>
                <w:color w:val="000000"/>
              </w:rPr>
              <w:delText>[115]</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328" w:name="_Toc130406549"/>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328"/>
    </w:p>
    <w:p w14:paraId="635C71F9" w14:textId="761B4AB6"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h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329" w:author="Martin Novák" w:date="2023-03-24T14:41:00Z">
            <w:r w:rsidR="00B94FE6" w:rsidRPr="00B94FE6">
              <w:rPr>
                <w:color w:val="000000"/>
              </w:rPr>
              <w:t>[118]</w:t>
            </w:r>
          </w:ins>
          <w:del w:id="330" w:author="Martin Novák" w:date="2023-03-24T14:33:00Z">
            <w:r w:rsidR="00F31707" w:rsidRPr="00B94FE6" w:rsidDel="004D3E65">
              <w:rPr>
                <w:color w:val="000000"/>
              </w:rPr>
              <w:delText>[116]</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l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331" w:author="Martin Novák" w:date="2023-03-24T14:41:00Z">
            <w:r w:rsidR="00B94FE6" w:rsidRPr="00B94FE6">
              <w:rPr>
                <w:color w:val="000000"/>
              </w:rPr>
              <w:t>[119]</w:t>
            </w:r>
          </w:ins>
          <w:del w:id="332" w:author="Martin Novák" w:date="2023-03-24T14:33:00Z">
            <w:r w:rsidR="00F31707" w:rsidRPr="00B94FE6" w:rsidDel="004D3E65">
              <w:rPr>
                <w:color w:val="000000"/>
              </w:rPr>
              <w:delText>[117]</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jB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333" w:author="Martin Novák" w:date="2023-03-24T14:41:00Z">
            <w:r w:rsidR="00B94FE6" w:rsidRPr="00B94FE6">
              <w:rPr>
                <w:color w:val="000000"/>
              </w:rPr>
              <w:t>[120]</w:t>
            </w:r>
          </w:ins>
          <w:del w:id="334" w:author="Martin Novák" w:date="2023-03-24T14:33:00Z">
            <w:r w:rsidR="00F31707" w:rsidRPr="00B94FE6" w:rsidDel="004D3E65">
              <w:rPr>
                <w:color w:val="000000"/>
              </w:rPr>
              <w:delText>[118]</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F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335" w:author="Martin Novák" w:date="2023-03-24T14:41:00Z">
            <w:r w:rsidR="00B94FE6" w:rsidRPr="00B94FE6">
              <w:rPr>
                <w:color w:val="000000"/>
              </w:rPr>
              <w:t>[121]</w:t>
            </w:r>
          </w:ins>
          <w:del w:id="336" w:author="Martin Novák" w:date="2023-03-24T14:33:00Z">
            <w:r w:rsidR="00F31707" w:rsidRPr="00B94FE6" w:rsidDel="004D3E65">
              <w:rPr>
                <w:color w:val="000000"/>
              </w:rPr>
              <w:delText>[119]</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jJ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337" w:author="Martin Novák" w:date="2023-03-24T14:41:00Z">
            <w:r w:rsidR="00B94FE6" w:rsidRPr="00B94FE6">
              <w:rPr>
                <w:color w:val="000000"/>
              </w:rPr>
              <w:t>[122]</w:t>
            </w:r>
          </w:ins>
          <w:del w:id="338" w:author="Martin Novák" w:date="2023-03-24T14:33:00Z">
            <w:r w:rsidR="00F31707" w:rsidRPr="00B94FE6" w:rsidDel="004D3E65">
              <w:rPr>
                <w:color w:val="000000"/>
              </w:rPr>
              <w:delText>[120]</w:delText>
            </w:r>
          </w:del>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N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339" w:author="Martin Novák" w:date="2023-03-24T14:41:00Z">
            <w:r w:rsidR="00B94FE6" w:rsidRPr="00B94FE6">
              <w:rPr>
                <w:color w:val="000000"/>
              </w:rPr>
              <w:t>[123]</w:t>
            </w:r>
          </w:ins>
          <w:del w:id="340" w:author="Martin Novák" w:date="2023-03-24T14:33:00Z">
            <w:r w:rsidR="00F31707" w:rsidRPr="00B94FE6" w:rsidDel="004D3E65">
              <w:rPr>
                <w:color w:val="000000"/>
              </w:rPr>
              <w:delText>[121]</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R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341" w:author="Martin Novák" w:date="2023-03-24T14:41:00Z">
            <w:r w:rsidR="00B94FE6" w:rsidRPr="00B94FE6">
              <w:rPr>
                <w:color w:val="000000"/>
              </w:rPr>
              <w:t>[124]</w:t>
            </w:r>
          </w:ins>
          <w:del w:id="342" w:author="Martin Novák" w:date="2023-03-24T14:33:00Z">
            <w:r w:rsidR="00F31707" w:rsidRPr="00B94FE6" w:rsidDel="004D3E65">
              <w:rPr>
                <w:color w:val="000000"/>
              </w:rPr>
              <w:delText>[122]</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V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343" w:author="Martin Novák" w:date="2023-03-24T14:41:00Z">
            <w:r w:rsidR="00B94FE6" w:rsidRPr="00B94FE6">
              <w:rPr>
                <w:color w:val="000000"/>
              </w:rPr>
              <w:t>[125]</w:t>
            </w:r>
          </w:ins>
          <w:del w:id="344" w:author="Martin Novák" w:date="2023-03-24T14:33:00Z">
            <w:r w:rsidR="00F31707" w:rsidRPr="00B94FE6" w:rsidDel="004D3E65">
              <w:rPr>
                <w:color w:val="000000"/>
              </w:rPr>
              <w:delText>[123]</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Z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345" w:author="Martin Novák" w:date="2023-03-24T14:41:00Z">
            <w:r w:rsidR="00B94FE6" w:rsidRPr="00B94FE6">
              <w:rPr>
                <w:color w:val="000000"/>
              </w:rPr>
              <w:t>[126]</w:t>
            </w:r>
          </w:ins>
          <w:del w:id="346" w:author="Martin Novák" w:date="2023-03-24T14:33:00Z">
            <w:r w:rsidR="00F31707" w:rsidRPr="00B94FE6" w:rsidDel="004D3E65">
              <w:rPr>
                <w:color w:val="000000"/>
              </w:rPr>
              <w:delText>[124]</w:delText>
            </w:r>
          </w:del>
        </w:sdtContent>
      </w:sdt>
      <w:r w:rsidRPr="00D20F7B">
        <w:rPr>
          <w:shd w:val="clear" w:color="auto" w:fill="FFFFFF"/>
        </w:rPr>
        <w:t>.</w:t>
      </w:r>
    </w:p>
    <w:p w14:paraId="6C8D562A" w14:textId="4D1F8D1F"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d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347" w:author="Martin Novák" w:date="2023-03-24T14:41:00Z">
            <w:r w:rsidR="00B94FE6" w:rsidRPr="00B94FE6">
              <w:rPr>
                <w:color w:val="000000"/>
              </w:rPr>
              <w:t>[127]</w:t>
            </w:r>
          </w:ins>
          <w:del w:id="348" w:author="Martin Novák" w:date="2023-03-24T14:33:00Z">
            <w:r w:rsidR="00F31707" w:rsidRPr="00B94FE6" w:rsidDel="004D3E65">
              <w:rPr>
                <w:color w:val="000000"/>
              </w:rPr>
              <w:delText>[125]</w:delText>
            </w:r>
          </w:del>
        </w:sdtContent>
      </w:sdt>
      <w:r w:rsidRPr="00EF52A4">
        <w:rPr>
          <w:shd w:val="clear" w:color="auto" w:fill="FFFFFF"/>
        </w:rPr>
        <w:t xml:space="preserve">. Na práci </w:t>
      </w:r>
      <w:r w:rsidRPr="00EF52A4">
        <w:rPr>
          <w:shd w:val="clear" w:color="auto" w:fill="FFFFFF"/>
        </w:rPr>
        <w:lastRenderedPageBreak/>
        <w:t xml:space="preserve">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h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349" w:author="Martin Novák" w:date="2023-03-24T14:41:00Z">
            <w:r w:rsidR="00B94FE6" w:rsidRPr="00B94FE6">
              <w:rPr>
                <w:color w:val="000000"/>
              </w:rPr>
              <w:t>[128]</w:t>
            </w:r>
          </w:ins>
          <w:del w:id="350" w:author="Martin Novák" w:date="2023-03-24T14:33:00Z">
            <w:r w:rsidR="00F31707" w:rsidRPr="00B94FE6" w:rsidDel="004D3E65">
              <w:rPr>
                <w:color w:val="000000"/>
              </w:rPr>
              <w:delText>[126]</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l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351" w:author="Martin Novák" w:date="2023-03-24T14:41:00Z">
            <w:r w:rsidR="00B94FE6" w:rsidRPr="00B94FE6">
              <w:rPr>
                <w:color w:val="000000"/>
              </w:rPr>
              <w:t>[129]</w:t>
            </w:r>
          </w:ins>
          <w:del w:id="352" w:author="Martin Novák" w:date="2023-03-24T14:33:00Z">
            <w:r w:rsidR="00F31707" w:rsidRPr="00B94FE6" w:rsidDel="004D3E65">
              <w:rPr>
                <w:color w:val="000000"/>
              </w:rPr>
              <w:delText>[127]</w:delText>
            </w:r>
          </w:del>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zAsIDEzMV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353" w:author="Martin Novák" w:date="2023-03-24T14:41:00Z">
            <w:r w:rsidR="00B94FE6" w:rsidRPr="00B94FE6">
              <w:rPr>
                <w:color w:val="000000"/>
              </w:rPr>
              <w:t>[130, 131]</w:t>
            </w:r>
          </w:ins>
          <w:del w:id="354" w:author="Martin Novák" w:date="2023-03-24T14:33:00Z">
            <w:r w:rsidR="00F31707" w:rsidRPr="00B94FE6" w:rsidDel="004D3E65">
              <w:rPr>
                <w:color w:val="000000"/>
              </w:rPr>
              <w:delText>[128, 129]</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IsIDEzM1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355" w:author="Martin Novák" w:date="2023-03-24T14:41:00Z">
            <w:r w:rsidR="00B94FE6" w:rsidRPr="00B94FE6">
              <w:rPr>
                <w:color w:val="000000"/>
              </w:rPr>
              <w:t>[132, 133]</w:t>
            </w:r>
          </w:ins>
          <w:del w:id="356" w:author="Martin Novák" w:date="2023-03-24T14:33:00Z">
            <w:r w:rsidR="00F31707" w:rsidRPr="00B94FE6" w:rsidDel="004D3E65">
              <w:rPr>
                <w:color w:val="000000"/>
              </w:rPr>
              <w:delText>[130, 131]</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357" w:name="_Toc130406550"/>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357"/>
    </w:p>
    <w:p w14:paraId="098E7EA7" w14:textId="56A5F9C2"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QsIDEzNV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358" w:author="Martin Novák" w:date="2023-03-24T14:41:00Z">
            <w:r w:rsidR="00B94FE6" w:rsidRPr="00B94FE6">
              <w:rPr>
                <w:color w:val="000000"/>
              </w:rPr>
              <w:t>[134, 135]</w:t>
            </w:r>
          </w:ins>
          <w:del w:id="359" w:author="Martin Novák" w:date="2023-03-24T14:33:00Z">
            <w:r w:rsidR="00F31707" w:rsidRPr="00B94FE6" w:rsidDel="004D3E65">
              <w:rPr>
                <w:color w:val="000000"/>
              </w:rPr>
              <w:delText>[132, 133]</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Z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360" w:author="Martin Novák" w:date="2023-03-24T14:41:00Z">
            <w:r w:rsidR="00B94FE6" w:rsidRPr="00B94FE6">
              <w:rPr>
                <w:color w:val="000000"/>
              </w:rPr>
              <w:t>[136]</w:t>
            </w:r>
          </w:ins>
          <w:del w:id="361" w:author="Martin Novák" w:date="2023-03-24T14:33:00Z">
            <w:r w:rsidR="00F31707" w:rsidRPr="00B94FE6" w:rsidDel="004D3E65">
              <w:rPr>
                <w:color w:val="000000"/>
              </w:rPr>
              <w:delText>[134]</w:delText>
            </w:r>
          </w:del>
        </w:sdtContent>
      </w:sdt>
      <w:r w:rsidRPr="00D20F7B">
        <w:rPr>
          <w:rFonts w:cstheme="minorHAnsi"/>
        </w:rPr>
        <w:t>.</w:t>
      </w:r>
    </w:p>
    <w:p w14:paraId="11F3951E" w14:textId="4FF88C5B"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362" w:author="Martin Novák" w:date="2023-03-24T14:41:00Z">
            <w:r w:rsidR="00B94FE6" w:rsidRPr="00B94FE6">
              <w:rPr>
                <w:rFonts w:cstheme="minorHAnsi"/>
                <w:color w:val="000000"/>
              </w:rPr>
              <w:t>[117]</w:t>
            </w:r>
          </w:ins>
          <w:del w:id="363" w:author="Martin Novák" w:date="2023-03-24T14:33:00Z">
            <w:r w:rsidR="00F31707" w:rsidRPr="00B94FE6" w:rsidDel="004D3E65">
              <w:rPr>
                <w:rFonts w:cstheme="minorHAnsi"/>
                <w:color w:val="000000"/>
              </w:rPr>
              <w:delText>[115]</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364" w:name="_Toc130406551"/>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364"/>
    </w:p>
    <w:p w14:paraId="47C5778D" w14:textId="460D43EC"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d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365" w:author="Martin Novák" w:date="2023-03-24T14:41:00Z">
            <w:r w:rsidR="00B94FE6" w:rsidRPr="00B94FE6">
              <w:rPr>
                <w:color w:val="000000"/>
              </w:rPr>
              <w:t>[137]</w:t>
            </w:r>
          </w:ins>
          <w:del w:id="366" w:author="Martin Novák" w:date="2023-03-24T14:33:00Z">
            <w:r w:rsidR="00F31707" w:rsidRPr="00B94FE6" w:rsidDel="004D3E65">
              <w:rPr>
                <w:color w:val="000000"/>
              </w:rPr>
              <w:delText>[135]</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367" w:name="_Toc130406552"/>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367"/>
    </w:p>
    <w:p w14:paraId="6FAE1D0A" w14:textId="45AA79FE"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6567F8">
        <w:t xml:space="preserve">Tab. </w:t>
      </w:r>
      <w:r w:rsidR="006567F8">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lastRenderedPageBreak/>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17D589D7" w:rsidR="00F67031" w:rsidRPr="00621687" w:rsidRDefault="00F67031" w:rsidP="00427107">
      <w:pPr>
        <w:pStyle w:val="Titulek"/>
        <w:rPr>
          <w:rFonts w:cstheme="minorHAnsi"/>
        </w:rPr>
      </w:pPr>
      <w:bookmarkStart w:id="368" w:name="_Ref75370800"/>
      <w:r>
        <w:t xml:space="preserve">Tab. </w:t>
      </w:r>
      <w:fldSimple w:instr=" SEQ Tabulka \* ARABIC ">
        <w:r w:rsidR="006567F8">
          <w:rPr>
            <w:noProof/>
          </w:rPr>
          <w:t>3</w:t>
        </w:r>
      </w:fldSimple>
      <w:bookmarkEnd w:id="368"/>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gsIDEzOV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369" w:author="Martin Novák" w:date="2023-03-24T14:41:00Z">
            <w:r w:rsidR="00B94FE6" w:rsidRPr="00B94FE6">
              <w:rPr>
                <w:i w:val="0"/>
                <w:color w:val="000000"/>
              </w:rPr>
              <w:t>[138, 139]</w:t>
            </w:r>
          </w:ins>
          <w:del w:id="370" w:author="Martin Novák" w:date="2023-03-24T14:33:00Z">
            <w:r w:rsidR="00F31707" w:rsidRPr="00B94FE6" w:rsidDel="004D3E65">
              <w:rPr>
                <w:i w:val="0"/>
                <w:color w:val="000000"/>
              </w:rPr>
              <w:delText>[136, 137]</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jIsIDE0MF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371" w:author="Martin Novák" w:date="2023-03-24T14:41:00Z">
            <w:r w:rsidR="00B94FE6" w:rsidRPr="00B94FE6">
              <w:rPr>
                <w:i w:val="0"/>
                <w:color w:val="000000"/>
              </w:rPr>
              <w:t>[122, 140]</w:t>
            </w:r>
          </w:ins>
          <w:del w:id="372" w:author="Martin Novák" w:date="2023-03-24T14:33:00Z">
            <w:r w:rsidR="00F31707" w:rsidRPr="00B94FE6" w:rsidDel="004D3E65">
              <w:rPr>
                <w:i w:val="0"/>
                <w:color w:val="000000"/>
              </w:rPr>
              <w:delText>[120, 138]</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d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373" w:author="Martin Novák" w:date="2023-03-24T14:41:00Z">
            <w:r w:rsidR="00B94FE6" w:rsidRPr="00B94FE6">
              <w:rPr>
                <w:i w:val="0"/>
                <w:color w:val="000000"/>
              </w:rPr>
              <w:t>[137]</w:t>
            </w:r>
          </w:ins>
          <w:del w:id="374" w:author="Martin Novák" w:date="2023-03-24T14:33:00Z">
            <w:r w:rsidR="00F31707" w:rsidRPr="00B94FE6" w:rsidDel="004D3E65">
              <w:rPr>
                <w:i w:val="0"/>
                <w:color w:val="000000"/>
              </w:rPr>
              <w:delText>[135]</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jJ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375" w:author="Martin Novák" w:date="2023-03-24T14:41:00Z">
            <w:r w:rsidR="00B94FE6" w:rsidRPr="00B94FE6">
              <w:rPr>
                <w:i w:val="0"/>
                <w:color w:val="000000"/>
              </w:rPr>
              <w:t>[122]</w:t>
            </w:r>
          </w:ins>
          <w:del w:id="376" w:author="Martin Novák" w:date="2023-03-24T14:33:00Z">
            <w:r w:rsidR="00F31707" w:rsidRPr="00B94FE6" w:rsidDel="004D3E65">
              <w:rPr>
                <w:i w:val="0"/>
                <w:color w:val="000000"/>
              </w:rPr>
              <w:delText>[120]</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NDF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377" w:author="Martin Novák" w:date="2023-03-24T14:41:00Z">
            <w:r w:rsidR="00B94FE6" w:rsidRPr="00B94FE6">
              <w:rPr>
                <w:i w:val="0"/>
                <w:color w:val="000000"/>
              </w:rPr>
              <w:t>[141]</w:t>
            </w:r>
          </w:ins>
          <w:del w:id="378" w:author="Martin Novák" w:date="2023-03-24T14:33:00Z">
            <w:r w:rsidR="00F31707" w:rsidRPr="00B94FE6" w:rsidDel="004D3E65">
              <w:rPr>
                <w:i w:val="0"/>
                <w:color w:val="000000"/>
              </w:rPr>
              <w:delText>[139]</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Z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379" w:author="Martin Novák" w:date="2023-03-24T14:41:00Z">
            <w:r w:rsidR="00B94FE6" w:rsidRPr="00B94FE6">
              <w:rPr>
                <w:i w:val="0"/>
                <w:color w:val="000000"/>
              </w:rPr>
              <w:t>[136]</w:t>
            </w:r>
          </w:ins>
          <w:del w:id="380" w:author="Martin Novák" w:date="2023-03-24T14:33:00Z">
            <w:r w:rsidR="00F31707" w:rsidRPr="00B94FE6" w:rsidDel="004D3E65">
              <w:rPr>
                <w:i w:val="0"/>
                <w:color w:val="000000"/>
              </w:rPr>
              <w:delText>[134]</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381" w:name="_Toc130406553"/>
      <w:r w:rsidRPr="00621687">
        <w:rPr>
          <w:rStyle w:val="Nadpis1Char"/>
          <w:rFonts w:asciiTheme="minorHAnsi" w:hAnsiTheme="minorHAnsi" w:cstheme="minorHAnsi"/>
        </w:rPr>
        <w:t>6. Návrh aplikačního modelu</w:t>
      </w:r>
      <w:bookmarkEnd w:id="381"/>
    </w:p>
    <w:p w14:paraId="21569E0E" w14:textId="55ECF1AA"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6567F8">
        <w:t xml:space="preserve">Obr. </w:t>
      </w:r>
      <w:r w:rsidR="006567F8">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64F055F1" w:rsidR="00326B51" w:rsidRDefault="00112F07" w:rsidP="00112F07">
      <w:pPr>
        <w:pStyle w:val="Titulek"/>
      </w:pPr>
      <w:bookmarkStart w:id="382" w:name="_Ref127987606"/>
      <w:r>
        <w:t xml:space="preserve">Obr. </w:t>
      </w:r>
      <w:fldSimple w:instr=" SEQ Obrázek \* ARABIC ">
        <w:r w:rsidR="006567F8">
          <w:rPr>
            <w:noProof/>
          </w:rPr>
          <w:t>5</w:t>
        </w:r>
      </w:fldSimple>
      <w:bookmarkEnd w:id="382"/>
      <w:r>
        <w:t xml:space="preserve"> relační diagram </w:t>
      </w:r>
      <w:r w:rsidR="005B0942">
        <w:t>postavy – vlastní</w:t>
      </w:r>
    </w:p>
    <w:p w14:paraId="34043BB6" w14:textId="3C1B76A1" w:rsidR="00C22C72" w:rsidRPr="00D2156A" w:rsidRDefault="00C22C72" w:rsidP="00C22C72">
      <w:r>
        <w:t>Za účelem snížení spotřeby operační paměti je využit GameManager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6567F8">
        <w:t xml:space="preserve">Obr. </w:t>
      </w:r>
      <w:r w:rsidR="006567F8">
        <w:rPr>
          <w:noProof/>
        </w:rPr>
        <w:t>6</w:t>
      </w:r>
      <w:r w:rsidR="00DD04AA">
        <w:fldChar w:fldCharType="end"/>
      </w:r>
      <w:r w:rsidR="00280A48">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25FEAE03" w:rsidR="00C22C72" w:rsidRDefault="004B0EF4" w:rsidP="004B0EF4">
      <w:pPr>
        <w:pStyle w:val="Titulek"/>
      </w:pPr>
      <w:bookmarkStart w:id="383" w:name="_Ref130125708"/>
      <w:r>
        <w:t xml:space="preserve">Obr. </w:t>
      </w:r>
      <w:fldSimple w:instr=" SEQ Obrázek \* ARABIC ">
        <w:r w:rsidR="006567F8">
          <w:rPr>
            <w:noProof/>
          </w:rPr>
          <w:t>6</w:t>
        </w:r>
      </w:fldSimple>
      <w:bookmarkEnd w:id="383"/>
      <w:r>
        <w:t xml:space="preserve"> diagram GameManeger-vlastní</w:t>
      </w:r>
    </w:p>
    <w:p w14:paraId="2F8298B3" w14:textId="3131FF75" w:rsidR="00EF56C2" w:rsidRDefault="00EF56C2" w:rsidP="00EF56C2">
      <w:pPr>
        <w:pStyle w:val="Nadpis2"/>
      </w:pPr>
      <w:bookmarkStart w:id="384" w:name="_Toc130406554"/>
      <w:r w:rsidRPr="005534AA">
        <w:t>6.1 Návrhové vzory</w:t>
      </w:r>
      <w:r w:rsidR="00C571C5">
        <w:t xml:space="preserve"> (</w:t>
      </w:r>
      <w:r w:rsidR="00C571C5" w:rsidRPr="005534AA">
        <w:rPr>
          <w:lang w:val="en-US"/>
        </w:rPr>
        <w:t>design patterns</w:t>
      </w:r>
      <w:r w:rsidR="00C571C5">
        <w:t>)</w:t>
      </w:r>
      <w:bookmarkEnd w:id="384"/>
    </w:p>
    <w:p w14:paraId="4DEB4110" w14:textId="5AB20545"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0MuKAkzE0Nl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ins w:id="385" w:author="Martin Novák" w:date="2023-03-24T14:41:00Z">
            <w:r w:rsidR="00B94FE6" w:rsidRPr="00B94FE6">
              <w:rPr>
                <w:color w:val="000000"/>
              </w:rPr>
              <w:t>[142–146]</w:t>
            </w:r>
          </w:ins>
          <w:del w:id="386" w:author="Martin Novák" w:date="2023-03-24T14:33:00Z">
            <w:r w:rsidR="00F31707" w:rsidRPr="00B94FE6" w:rsidDel="004D3E65">
              <w:rPr>
                <w:color w:val="000000"/>
              </w:rPr>
              <w:delText>[140–144]</w:delText>
            </w:r>
          </w:del>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387" w:name="_Toc130406555"/>
      <w:r>
        <w:t>6.1.1 Factory metoda</w:t>
      </w:r>
      <w:bookmarkEnd w:id="387"/>
    </w:p>
    <w:p w14:paraId="3F6C1D32" w14:textId="7E793BC7"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0N1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ins w:id="388" w:author="Martin Novák" w:date="2023-03-24T14:41:00Z">
            <w:r w:rsidR="00B94FE6" w:rsidRPr="00B94FE6">
              <w:rPr>
                <w:color w:val="000000"/>
              </w:rPr>
              <w:t>[147]</w:t>
            </w:r>
          </w:ins>
          <w:del w:id="389" w:author="Martin Novák" w:date="2023-03-24T14:33:00Z">
            <w:r w:rsidR="00F31707" w:rsidRPr="00B94FE6" w:rsidDel="004D3E65">
              <w:rPr>
                <w:color w:val="000000"/>
              </w:rPr>
              <w:delText>[145]</w:delText>
            </w:r>
          </w:del>
        </w:sdtContent>
      </w:sdt>
    </w:p>
    <w:p w14:paraId="059FA652" w14:textId="0EE2CEF1" w:rsidR="009A34E7" w:rsidRDefault="009A34E7" w:rsidP="005534AA">
      <w:pPr>
        <w:pStyle w:val="Nadpis3"/>
      </w:pPr>
      <w:bookmarkStart w:id="390" w:name="_Toc130406556"/>
      <w:r>
        <w:t>6.1.2 Singleton</w:t>
      </w:r>
      <w:bookmarkEnd w:id="390"/>
    </w:p>
    <w:p w14:paraId="2E29A72E" w14:textId="5393FA85" w:rsidR="009A34E7" w:rsidRDefault="00000138" w:rsidP="009A34E7">
      <w:pPr>
        <w:rPr>
          <w:color w:val="000000"/>
        </w:rPr>
      </w:pPr>
      <w:r>
        <w:t xml:space="preserve">Účelem Singletonu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r w:rsidR="00BF5562" w:rsidRPr="005534AA">
        <w:rPr>
          <w:i/>
          <w:iCs/>
        </w:rPr>
        <w:t>Factory</w:t>
      </w:r>
      <w:r w:rsidR="00BF5562">
        <w:t xml:space="preserve"> metoda. Ta vrací obsah </w:t>
      </w:r>
      <w:r w:rsidR="00BF5562" w:rsidRPr="005534AA">
        <w:rPr>
          <w:i/>
          <w:iCs/>
        </w:rPr>
        <w:t>private static</w:t>
      </w:r>
      <w:r w:rsidR="00BF5562">
        <w:t xml:space="preserve"> proměnné obsahující instanci této třídy. Jeli proměnná prázdná, je předtím zavolán konstruktor a vrácený objekt je vložen do této proměnné.</w:t>
      </w:r>
      <w:r w:rsidR="00454C6F">
        <w:t xml:space="preserve"> </w:t>
      </w:r>
      <w:r w:rsidR="00294EDD">
        <w:t>Singleton je využíván pro komunikaci s externím zdrojem dat, či pro uchování dat dostupných pro celou aplikaci.</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0O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ins w:id="391" w:author="Martin Novák" w:date="2023-03-24T14:41:00Z">
            <w:r w:rsidR="00B94FE6" w:rsidRPr="00B94FE6">
              <w:rPr>
                <w:color w:val="000000"/>
              </w:rPr>
              <w:t>[148]</w:t>
            </w:r>
          </w:ins>
          <w:del w:id="392" w:author="Martin Novák" w:date="2023-03-24T14:33:00Z">
            <w:r w:rsidR="00F31707" w:rsidRPr="00B94FE6" w:rsidDel="004D3E65">
              <w:rPr>
                <w:color w:val="000000"/>
              </w:rPr>
              <w:delText>[146]</w:delText>
            </w:r>
          </w:del>
        </w:sdtContent>
      </w:sdt>
    </w:p>
    <w:p w14:paraId="551F0189" w14:textId="31689FDF" w:rsidR="008F451E" w:rsidRDefault="008F451E" w:rsidP="005534AA">
      <w:pPr>
        <w:pStyle w:val="Nadpis3"/>
      </w:pPr>
      <w:bookmarkStart w:id="393" w:name="_Toc130406557"/>
      <w:r>
        <w:t>6.1.3 FlyWeight</w:t>
      </w:r>
      <w:bookmarkEnd w:id="393"/>
    </w:p>
    <w:p w14:paraId="15C9F9FE" w14:textId="42449B03"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0O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ins w:id="394" w:author="Martin Novák" w:date="2023-03-24T14:41:00Z">
            <w:r w:rsidR="00B94FE6" w:rsidRPr="00B94FE6">
              <w:rPr>
                <w:color w:val="000000"/>
              </w:rPr>
              <w:t>[149]</w:t>
            </w:r>
          </w:ins>
          <w:del w:id="395" w:author="Martin Novák" w:date="2023-03-24T14:33:00Z">
            <w:r w:rsidR="00F31707" w:rsidRPr="00B94FE6" w:rsidDel="004D3E65">
              <w:rPr>
                <w:color w:val="000000"/>
              </w:rPr>
              <w:delText>[147]</w:delText>
            </w:r>
          </w:del>
        </w:sdtContent>
      </w:sdt>
    </w:p>
    <w:p w14:paraId="7CD73CEE" w14:textId="654A38D7" w:rsidR="00170C27" w:rsidRDefault="00170C27" w:rsidP="00170C27">
      <w:pPr>
        <w:pStyle w:val="Nadpis3"/>
      </w:pPr>
      <w:bookmarkStart w:id="396" w:name="_Toc130406558"/>
      <w:r>
        <w:t>6.1.4 Observer</w:t>
      </w:r>
      <w:bookmarkEnd w:id="396"/>
    </w:p>
    <w:p w14:paraId="6B737435" w14:textId="4EE206B2" w:rsidR="00170C27" w:rsidRPr="005534AA" w:rsidRDefault="00AA1312" w:rsidP="005534AA">
      <w:r>
        <w:t xml:space="preserve">Observer je využíván v případech, kdy objekty potřebují dostat informaci o změně stavu jiného objektu. K realizaci se využívá kolekce odběratelů, </w:t>
      </w:r>
      <w:r w:rsidR="00CF1429">
        <w:t xml:space="preserve">ve které všechny prvky musí mít metodu, která </w:t>
      </w:r>
      <w:r w:rsidR="00CF1429">
        <w:lastRenderedPageBreak/>
        <w:t xml:space="preserve">slouží k aktualizaci.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 Typickým použitím je interakce uživatele s grafickým rozhraním, kdy jsou volány metody uvnitř třídy okna</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1M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ins w:id="397" w:author="Martin Novák" w:date="2023-03-24T14:41:00Z">
            <w:r w:rsidR="00B94FE6" w:rsidRPr="00B94FE6">
              <w:rPr>
                <w:color w:val="000000"/>
              </w:rPr>
              <w:t>[150]</w:t>
            </w:r>
          </w:ins>
          <w:del w:id="398" w:author="Martin Novák" w:date="2023-03-24T14:33:00Z">
            <w:r w:rsidR="00F31707" w:rsidRPr="00B94FE6" w:rsidDel="004D3E65">
              <w:rPr>
                <w:color w:val="000000"/>
              </w:rPr>
              <w:delText>[148]</w:delText>
            </w:r>
          </w:del>
        </w:sdtContent>
      </w:sdt>
    </w:p>
    <w:p w14:paraId="55CD4A78" w14:textId="2E3FDAA9" w:rsidR="001C55A0" w:rsidRDefault="00561C65" w:rsidP="00561C65">
      <w:pPr>
        <w:pStyle w:val="Nadpis1"/>
        <w:rPr>
          <w:shd w:val="clear" w:color="auto" w:fill="FFFFFF"/>
        </w:rPr>
      </w:pPr>
      <w:bookmarkStart w:id="399" w:name="_Toc130406559"/>
      <w:r w:rsidRPr="00026347">
        <w:rPr>
          <w:shd w:val="clear" w:color="auto" w:fill="FFFFFF"/>
        </w:rPr>
        <w:t>7.</w:t>
      </w:r>
      <w:r>
        <w:rPr>
          <w:shd w:val="clear" w:color="auto" w:fill="FFFFFF"/>
        </w:rPr>
        <w:t xml:space="preserve"> </w:t>
      </w:r>
      <w:r w:rsidRPr="00561C65">
        <w:rPr>
          <w:shd w:val="clear" w:color="auto" w:fill="FFFFFF"/>
        </w:rPr>
        <w:t>Návrh vzorového řešení</w:t>
      </w:r>
      <w:bookmarkEnd w:id="399"/>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400" w:name="_Toc130406560"/>
      <w:r w:rsidRPr="00026347">
        <w:rPr>
          <w:shd w:val="clear" w:color="auto" w:fill="FFFFFF"/>
        </w:rPr>
        <w:t>7.</w:t>
      </w:r>
      <w:r>
        <w:rPr>
          <w:shd w:val="clear" w:color="auto" w:fill="FFFFFF"/>
        </w:rPr>
        <w:t>1 knihovna</w:t>
      </w:r>
      <w:bookmarkEnd w:id="400"/>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401" w:name="_Ref103770918"/>
      <w:bookmarkStart w:id="402" w:name="_Toc130406561"/>
      <w:r w:rsidRPr="00026347">
        <w:t>7</w:t>
      </w:r>
      <w:r w:rsidR="00AB4BCD" w:rsidRPr="00026347">
        <w:t xml:space="preserve">.1.1 </w:t>
      </w:r>
      <w:r w:rsidR="00E9240E" w:rsidRPr="00026347">
        <w:t>atributy</w:t>
      </w:r>
      <w:bookmarkEnd w:id="401"/>
      <w:bookmarkEnd w:id="402"/>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403" w:name="_Toc130406562"/>
      <w:r w:rsidRPr="00026347">
        <w:t>7</w:t>
      </w:r>
      <w:r w:rsidR="00CB6506" w:rsidRPr="00026347">
        <w:t>.1.2 buffy</w:t>
      </w:r>
      <w:bookmarkEnd w:id="403"/>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w:t>
      </w:r>
      <w:r w:rsidR="00553607" w:rsidRPr="004646F7">
        <w:lastRenderedPageBreak/>
        <w:t>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404" w:name="_Toc130406563"/>
      <w:r w:rsidRPr="00026347">
        <w:t>7</w:t>
      </w:r>
      <w:r w:rsidR="002B5D06" w:rsidRPr="00026347">
        <w:t>.1.</w:t>
      </w:r>
      <w:r w:rsidR="00D936AC" w:rsidRPr="00026347">
        <w:t>3</w:t>
      </w:r>
      <w:r w:rsidR="002B5D06" w:rsidRPr="00026347">
        <w:t xml:space="preserve"> Postavy</w:t>
      </w:r>
      <w:bookmarkEnd w:id="404"/>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405" w:name="_Toc130406564"/>
      <w:r w:rsidRPr="00026347">
        <w:t>7</w:t>
      </w:r>
      <w:r w:rsidR="00925157" w:rsidRPr="00026347">
        <w:t>.1.4 Předměty</w:t>
      </w:r>
      <w:bookmarkEnd w:id="405"/>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406" w:name="_Toc130406565"/>
      <w:r w:rsidRPr="00026347">
        <w:t>7</w:t>
      </w:r>
      <w:r w:rsidR="00B4160F" w:rsidRPr="00026347">
        <w:t>.1.5 inventáře</w:t>
      </w:r>
      <w:bookmarkEnd w:id="406"/>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407" w:name="_Toc130406566"/>
      <w:r w:rsidRPr="00026347">
        <w:t>7</w:t>
      </w:r>
      <w:r w:rsidR="00803C7A" w:rsidRPr="00026347">
        <w:t>.1.6 kouzla</w:t>
      </w:r>
      <w:bookmarkEnd w:id="407"/>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xml:space="preserve">, dobu nabíjení, která určuje, za jak dlouho bude možné kouzlo znovu seslat, a kolik </w:t>
      </w:r>
      <w:r w:rsidR="000E4241" w:rsidRPr="001D3DBA">
        <w:lastRenderedPageBreak/>
        <w:t>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408" w:name="_Toc130406567"/>
      <w:r w:rsidRPr="00026347">
        <w:t>7</w:t>
      </w:r>
      <w:r w:rsidR="00A21C2C" w:rsidRPr="00026347">
        <w:t>.1.7 mapa</w:t>
      </w:r>
      <w:bookmarkEnd w:id="408"/>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409" w:name="_Toc130406568"/>
      <w:r w:rsidRPr="00026347">
        <w:t>7</w:t>
      </w:r>
      <w:r w:rsidR="00BD6C97" w:rsidRPr="00026347">
        <w:t>.6.8 úkoly</w:t>
      </w:r>
      <w:bookmarkEnd w:id="409"/>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410" w:name="_Toc130406569"/>
      <w:r w:rsidRPr="00026347">
        <w:t>7</w:t>
      </w:r>
      <w:r w:rsidR="002D4783" w:rsidRPr="00026347">
        <w:t>.1.</w:t>
      </w:r>
      <w:r w:rsidR="00BE0C3C" w:rsidRPr="00026347">
        <w:t>9</w:t>
      </w:r>
      <w:r w:rsidR="002D4783" w:rsidRPr="00026347">
        <w:t xml:space="preserve"> GameManager</w:t>
      </w:r>
      <w:bookmarkEnd w:id="410"/>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xml:space="preserve"> privátní statické </w:t>
      </w:r>
      <w:r w:rsidR="00B6010F" w:rsidRPr="00BA3AC6">
        <w:lastRenderedPageBreak/>
        <w:t>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411" w:name="_Toc130406570"/>
      <w:r w:rsidRPr="00026347">
        <w:t>7</w:t>
      </w:r>
      <w:r w:rsidR="00BE0C3C" w:rsidRPr="00026347">
        <w:t>.1.10 nastavení</w:t>
      </w:r>
      <w:bookmarkEnd w:id="411"/>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412" w:name="_Toc130406571"/>
      <w:r w:rsidRPr="00026347">
        <w:t>7</w:t>
      </w:r>
      <w:r w:rsidR="00AB30A6" w:rsidRPr="00026347">
        <w:t xml:space="preserve">.2 </w:t>
      </w:r>
      <w:r w:rsidR="00C44197" w:rsidRPr="00026347">
        <w:t>TestovaniCastiKnihovny</w:t>
      </w:r>
      <w:bookmarkEnd w:id="412"/>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413" w:name="_Toc130406572"/>
      <w:r w:rsidRPr="00026347">
        <w:t>7</w:t>
      </w:r>
      <w:r w:rsidR="0069559A" w:rsidRPr="00026347">
        <w:t>.2.1</w:t>
      </w:r>
      <w:r w:rsidR="00555477" w:rsidRPr="00026347">
        <w:t xml:space="preserve"> okno</w:t>
      </w:r>
      <w:r w:rsidR="0069559A" w:rsidRPr="00026347">
        <w:t xml:space="preserve"> Form1</w:t>
      </w:r>
      <w:bookmarkEnd w:id="413"/>
    </w:p>
    <w:p w14:paraId="49140DA0" w14:textId="16493CAA"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6567F8">
        <w:t xml:space="preserve">Obr. </w:t>
      </w:r>
      <w:r w:rsidR="006567F8">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63863C81" w:rsidR="0069559A" w:rsidRPr="0069559A" w:rsidRDefault="0069559A" w:rsidP="0069559A">
      <w:pPr>
        <w:pStyle w:val="Titulek"/>
      </w:pPr>
      <w:bookmarkStart w:id="414" w:name="_Ref124797379"/>
      <w:bookmarkStart w:id="415" w:name="_Ref124797370"/>
      <w:r>
        <w:t xml:space="preserve">Obr. </w:t>
      </w:r>
      <w:fldSimple w:instr=" SEQ Obrázek \* ARABIC ">
        <w:r w:rsidR="006567F8">
          <w:rPr>
            <w:noProof/>
          </w:rPr>
          <w:t>7</w:t>
        </w:r>
      </w:fldSimple>
      <w:bookmarkEnd w:id="414"/>
      <w:r>
        <w:t xml:space="preserve"> </w:t>
      </w:r>
      <w:r w:rsidR="008D047E">
        <w:t xml:space="preserve">okno </w:t>
      </w:r>
      <w:r>
        <w:t>Form1-vlastní</w:t>
      </w:r>
      <w:bookmarkEnd w:id="415"/>
    </w:p>
    <w:p w14:paraId="659485D2" w14:textId="5CE8A6FB" w:rsidR="0069559A" w:rsidRDefault="00C77786" w:rsidP="00237525">
      <w:pPr>
        <w:pStyle w:val="Nadpis3"/>
      </w:pPr>
      <w:bookmarkStart w:id="416" w:name="_Toc130406573"/>
      <w:r w:rsidRPr="00026347">
        <w:t>7</w:t>
      </w:r>
      <w:r w:rsidR="00237525" w:rsidRPr="00026347">
        <w:t>.2.2</w:t>
      </w:r>
      <w:r w:rsidR="00D62635" w:rsidRPr="00026347">
        <w:t xml:space="preserve"> okno VypisPostava</w:t>
      </w:r>
      <w:bookmarkEnd w:id="416"/>
    </w:p>
    <w:p w14:paraId="594E4DC1" w14:textId="7B3C4641"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6567F8">
        <w:t xml:space="preserve">Obr. </w:t>
      </w:r>
      <w:r w:rsidR="006567F8">
        <w:rPr>
          <w:noProof/>
        </w:rPr>
        <w:t>8</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154BDB5A" w:rsidR="00237525" w:rsidRDefault="00237525" w:rsidP="00237525">
      <w:pPr>
        <w:pStyle w:val="Titulek"/>
      </w:pPr>
      <w:bookmarkStart w:id="417" w:name="_Ref124798461"/>
      <w:r>
        <w:t xml:space="preserve">Obr. </w:t>
      </w:r>
      <w:fldSimple w:instr=" SEQ Obrázek \* ARABIC ">
        <w:r w:rsidR="006567F8">
          <w:rPr>
            <w:noProof/>
          </w:rPr>
          <w:t>8</w:t>
        </w:r>
      </w:fldSimple>
      <w:bookmarkEnd w:id="417"/>
      <w:r>
        <w:t xml:space="preserve"> </w:t>
      </w:r>
      <w:r w:rsidR="008D047E">
        <w:t xml:space="preserve">okno </w:t>
      </w:r>
      <w:r>
        <w:t>VypisPostava-vlastní</w:t>
      </w:r>
    </w:p>
    <w:p w14:paraId="0A856BFA" w14:textId="0D968717" w:rsidR="00237525" w:rsidRDefault="00C77786" w:rsidP="007F1C5C">
      <w:pPr>
        <w:pStyle w:val="Nadpis3"/>
      </w:pPr>
      <w:bookmarkStart w:id="418" w:name="_Toc130406574"/>
      <w:r w:rsidRPr="00026347">
        <w:t>7</w:t>
      </w:r>
      <w:r w:rsidR="007F1C5C" w:rsidRPr="00026347">
        <w:t>.2.3 okno Combat</w:t>
      </w:r>
      <w:bookmarkEnd w:id="418"/>
    </w:p>
    <w:p w14:paraId="24D35D43" w14:textId="2FF6EA0B"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6567F8">
        <w:t xml:space="preserve">Obr. </w:t>
      </w:r>
      <w:r w:rsidR="006567F8">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0E822923" w:rsidR="007F1C5C" w:rsidRPr="007F1C5C" w:rsidRDefault="007F1C5C" w:rsidP="007F1C5C">
      <w:pPr>
        <w:pStyle w:val="Titulek"/>
      </w:pPr>
      <w:bookmarkStart w:id="419" w:name="_Ref124799884"/>
      <w:r>
        <w:t xml:space="preserve">Obr. </w:t>
      </w:r>
      <w:fldSimple w:instr=" SEQ Obrázek \* ARABIC ">
        <w:r w:rsidR="006567F8">
          <w:rPr>
            <w:noProof/>
          </w:rPr>
          <w:t>9</w:t>
        </w:r>
      </w:fldSimple>
      <w:bookmarkEnd w:id="419"/>
      <w:r>
        <w:t xml:space="preserve"> </w:t>
      </w:r>
      <w:r w:rsidR="008D047E">
        <w:t xml:space="preserve">okno </w:t>
      </w:r>
      <w:r>
        <w:t>Combat-vlastní</w:t>
      </w:r>
    </w:p>
    <w:p w14:paraId="05B80103" w14:textId="5ECD05BC" w:rsidR="00237525" w:rsidRDefault="00C77786" w:rsidP="00185E5F">
      <w:pPr>
        <w:pStyle w:val="Nadpis3"/>
      </w:pPr>
      <w:bookmarkStart w:id="420" w:name="_Toc130406575"/>
      <w:r w:rsidRPr="00026347">
        <w:t>7</w:t>
      </w:r>
      <w:r w:rsidR="00185E5F" w:rsidRPr="00026347">
        <w:t>.2.4 okno BuffForm</w:t>
      </w:r>
      <w:bookmarkEnd w:id="420"/>
    </w:p>
    <w:p w14:paraId="620BAD4B" w14:textId="54F694D7"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6567F8">
        <w:t xml:space="preserve">Obr. </w:t>
      </w:r>
      <w:r w:rsidR="006567F8">
        <w:rPr>
          <w:noProof/>
        </w:rPr>
        <w:t>10</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091EBE1F" w:rsidR="00185E5F" w:rsidRPr="00185E5F" w:rsidRDefault="00185E5F" w:rsidP="00185E5F">
      <w:pPr>
        <w:pStyle w:val="Titulek"/>
      </w:pPr>
      <w:bookmarkStart w:id="421" w:name="_Ref128410514"/>
      <w:r>
        <w:t xml:space="preserve">Obr. </w:t>
      </w:r>
      <w:fldSimple w:instr=" SEQ Obrázek \* ARABIC ">
        <w:r w:rsidR="006567F8">
          <w:rPr>
            <w:noProof/>
          </w:rPr>
          <w:t>10</w:t>
        </w:r>
      </w:fldSimple>
      <w:bookmarkEnd w:id="421"/>
      <w:r>
        <w:t xml:space="preserve"> okno BuffForm-vlastní</w:t>
      </w:r>
    </w:p>
    <w:p w14:paraId="3DB6C94E" w14:textId="186FD567" w:rsidR="00237525" w:rsidRPr="00026347" w:rsidRDefault="00C77786" w:rsidP="00417082">
      <w:pPr>
        <w:pStyle w:val="Nadpis3"/>
      </w:pPr>
      <w:bookmarkStart w:id="422" w:name="_Toc130406576"/>
      <w:r w:rsidRPr="00026347">
        <w:t>7</w:t>
      </w:r>
      <w:r w:rsidR="00417082" w:rsidRPr="00026347">
        <w:t>.2.5 okno InventarForm</w:t>
      </w:r>
      <w:bookmarkEnd w:id="422"/>
    </w:p>
    <w:p w14:paraId="46BC392E" w14:textId="5A2E379D"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6567F8">
        <w:t xml:space="preserve">Obr. </w:t>
      </w:r>
      <w:r w:rsidR="006567F8">
        <w:rPr>
          <w:noProof/>
        </w:rPr>
        <w:t>11</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023F2A0E" w:rsidR="0012288F" w:rsidRDefault="005A7027" w:rsidP="005A7027">
      <w:pPr>
        <w:pStyle w:val="Titulek"/>
      </w:pPr>
      <w:bookmarkStart w:id="423" w:name="_Ref128413124"/>
      <w:r>
        <w:t xml:space="preserve">Obr. </w:t>
      </w:r>
      <w:fldSimple w:instr=" SEQ Obrázek \* ARABIC ">
        <w:r w:rsidR="006567F8">
          <w:rPr>
            <w:noProof/>
          </w:rPr>
          <w:t>11</w:t>
        </w:r>
      </w:fldSimple>
      <w:bookmarkEnd w:id="423"/>
      <w:r>
        <w:t xml:space="preserve"> okno InventarForm v početní a hmotnostní variantě-vlastní</w:t>
      </w:r>
    </w:p>
    <w:p w14:paraId="66685981" w14:textId="6A3A7293" w:rsidR="00417082" w:rsidRDefault="00C77786" w:rsidP="00417082">
      <w:pPr>
        <w:pStyle w:val="Nadpis3"/>
      </w:pPr>
      <w:bookmarkStart w:id="424" w:name="_Toc130406577"/>
      <w:r w:rsidRPr="00026347">
        <w:t>7</w:t>
      </w:r>
      <w:r w:rsidR="00417082" w:rsidRPr="00026347">
        <w:t>.2.6 okn</w:t>
      </w:r>
      <w:r w:rsidR="00C31739">
        <w:t>a</w:t>
      </w:r>
      <w:r w:rsidR="00417082" w:rsidRPr="00026347">
        <w:t xml:space="preserve"> ChunkForm</w:t>
      </w:r>
      <w:r w:rsidR="00C31739">
        <w:t xml:space="preserve"> a MapaForm</w:t>
      </w:r>
      <w:bookmarkEnd w:id="424"/>
    </w:p>
    <w:p w14:paraId="5F6F82D3" w14:textId="7C4551B6"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6567F8">
        <w:t xml:space="preserve">Obr. </w:t>
      </w:r>
      <w:r w:rsidR="006567F8">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170F5352" w:rsidR="00417082" w:rsidRPr="00026347" w:rsidRDefault="007E3A5C" w:rsidP="00C31739">
      <w:pPr>
        <w:pStyle w:val="Titulek"/>
      </w:pPr>
      <w:bookmarkStart w:id="425" w:name="_Ref128417280"/>
      <w:r>
        <w:t xml:space="preserve">Obr. </w:t>
      </w:r>
      <w:fldSimple w:instr=" SEQ Obrázek \* ARABIC ">
        <w:r w:rsidR="006567F8">
          <w:rPr>
            <w:noProof/>
          </w:rPr>
          <w:t>12</w:t>
        </w:r>
      </w:fldSimple>
      <w:bookmarkEnd w:id="425"/>
      <w:r>
        <w:t xml:space="preserve"> okno ChunkForm-vlastní</w:t>
      </w:r>
    </w:p>
    <w:p w14:paraId="7FAEB0E8" w14:textId="1A437535" w:rsidR="00417082" w:rsidRPr="00026347" w:rsidRDefault="00C77786" w:rsidP="00417082">
      <w:pPr>
        <w:pStyle w:val="Nadpis3"/>
      </w:pPr>
      <w:bookmarkStart w:id="426" w:name="_Toc130406578"/>
      <w:r w:rsidRPr="00026347">
        <w:t>7</w:t>
      </w:r>
      <w:r w:rsidR="00417082" w:rsidRPr="00026347">
        <w:t>.2.7 okno UkolForm</w:t>
      </w:r>
      <w:bookmarkEnd w:id="426"/>
    </w:p>
    <w:p w14:paraId="733A18E2" w14:textId="63EF8CCE"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6567F8">
        <w:t xml:space="preserve">Obr. </w:t>
      </w:r>
      <w:r w:rsidR="006567F8">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02C36C91" w:rsidR="00467315" w:rsidRPr="00026347" w:rsidRDefault="00A9126E" w:rsidP="00A9126E">
      <w:pPr>
        <w:pStyle w:val="Titulek"/>
      </w:pPr>
      <w:bookmarkStart w:id="427" w:name="_Ref128418537"/>
      <w:r>
        <w:t xml:space="preserve">Obr. </w:t>
      </w:r>
      <w:fldSimple w:instr=" SEQ Obrázek \* ARABIC ">
        <w:r w:rsidR="006567F8">
          <w:rPr>
            <w:noProof/>
          </w:rPr>
          <w:t>13</w:t>
        </w:r>
      </w:fldSimple>
      <w:bookmarkEnd w:id="427"/>
      <w:r w:rsidR="00F01FF8">
        <w:t xml:space="preserve"> okno</w:t>
      </w:r>
      <w:r>
        <w:t xml:space="preserve"> UkolForm-vlastní</w:t>
      </w:r>
    </w:p>
    <w:p w14:paraId="343CE1F3" w14:textId="4958CE7C" w:rsidR="00417082" w:rsidRDefault="00C77786" w:rsidP="00417082">
      <w:pPr>
        <w:pStyle w:val="Nadpis3"/>
      </w:pPr>
      <w:bookmarkStart w:id="428" w:name="_Toc130406579"/>
      <w:r w:rsidRPr="00026347">
        <w:t>7</w:t>
      </w:r>
      <w:r w:rsidR="00417082" w:rsidRPr="00026347">
        <w:t>.2.8 okno NastaveniForm</w:t>
      </w:r>
      <w:bookmarkEnd w:id="428"/>
    </w:p>
    <w:p w14:paraId="6EF63C1E" w14:textId="2EB04FCE"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6567F8">
        <w:t xml:space="preserve">Obr. </w:t>
      </w:r>
      <w:r w:rsidR="006567F8">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569F7E51" w:rsidR="00417082" w:rsidRPr="00026347" w:rsidRDefault="00F01FF8" w:rsidP="00F01FF8">
      <w:pPr>
        <w:pStyle w:val="Titulek"/>
      </w:pPr>
      <w:bookmarkStart w:id="429" w:name="_Ref128468001"/>
      <w:r>
        <w:t>Obr</w:t>
      </w:r>
      <w:r w:rsidR="00675849">
        <w:t>.</w:t>
      </w:r>
      <w:r>
        <w:t xml:space="preserve"> </w:t>
      </w:r>
      <w:fldSimple w:instr=" SEQ Obrázek \* ARABIC ">
        <w:r w:rsidR="006567F8">
          <w:rPr>
            <w:noProof/>
          </w:rPr>
          <w:t>14</w:t>
        </w:r>
      </w:fldSimple>
      <w:bookmarkEnd w:id="429"/>
      <w:r>
        <w:t xml:space="preserve"> okno NastaveniForm-vlastní</w:t>
      </w:r>
    </w:p>
    <w:p w14:paraId="4EEF6293" w14:textId="37C8A479" w:rsidR="00E02B9D" w:rsidRPr="00026347" w:rsidRDefault="00C77786" w:rsidP="00E02B9D">
      <w:pPr>
        <w:pStyle w:val="Nadpis3"/>
      </w:pPr>
      <w:bookmarkStart w:id="430" w:name="_Toc130406580"/>
      <w:r w:rsidRPr="00026347">
        <w:t>7</w:t>
      </w:r>
      <w:r w:rsidR="00E02B9D" w:rsidRPr="00026347">
        <w:t xml:space="preserve">.2.9 okno </w:t>
      </w:r>
      <w:r w:rsidR="003F6983" w:rsidRPr="00026347">
        <w:t>GMMapaForm</w:t>
      </w:r>
      <w:bookmarkEnd w:id="430"/>
    </w:p>
    <w:p w14:paraId="6370B8EF" w14:textId="3E339003"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6567F8">
        <w:t xml:space="preserve">Obr. </w:t>
      </w:r>
      <w:r w:rsidR="006567F8">
        <w:rPr>
          <w:noProof/>
        </w:rPr>
        <w:t>15</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387B7456" w:rsidR="005A2FA8" w:rsidRPr="00026347" w:rsidRDefault="005A2FA8" w:rsidP="000B4A8E">
      <w:pPr>
        <w:pStyle w:val="Titulek"/>
      </w:pPr>
      <w:bookmarkStart w:id="431" w:name="_Ref128488987"/>
      <w:r>
        <w:t xml:space="preserve">Obr. </w:t>
      </w:r>
      <w:fldSimple w:instr=" SEQ Obrázek \* ARABIC ">
        <w:r w:rsidR="006567F8">
          <w:rPr>
            <w:noProof/>
          </w:rPr>
          <w:t>15</w:t>
        </w:r>
      </w:fldSimple>
      <w:bookmarkEnd w:id="431"/>
      <w:r>
        <w:t xml:space="preserve"> okno GMMapaForm-vlastní</w:t>
      </w:r>
    </w:p>
    <w:p w14:paraId="4B9600D4" w14:textId="17FA3D3D" w:rsidR="00E02B9D" w:rsidRPr="00026347" w:rsidRDefault="00C77786" w:rsidP="00E02B9D">
      <w:pPr>
        <w:pStyle w:val="Nadpis3"/>
      </w:pPr>
      <w:bookmarkStart w:id="432" w:name="_Toc130406581"/>
      <w:r w:rsidRPr="00026347">
        <w:t>7</w:t>
      </w:r>
      <w:r w:rsidR="00E02B9D" w:rsidRPr="00026347">
        <w:t xml:space="preserve">.2.10 okno </w:t>
      </w:r>
      <w:r w:rsidR="003F6983">
        <w:t>GMPostavyForm</w:t>
      </w:r>
      <w:bookmarkEnd w:id="432"/>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433" w:name="_Toc130406582"/>
      <w:r w:rsidRPr="00026347">
        <w:t>7</w:t>
      </w:r>
      <w:r w:rsidR="00E02B9D" w:rsidRPr="00026347">
        <w:t>.2.11 okno GMUkl</w:t>
      </w:r>
      <w:r w:rsidR="00EF5148">
        <w:t>a</w:t>
      </w:r>
      <w:r w:rsidR="00E02B9D" w:rsidRPr="00026347">
        <w:t>daniForm</w:t>
      </w:r>
      <w:bookmarkEnd w:id="433"/>
    </w:p>
    <w:p w14:paraId="2E97579E" w14:textId="677DEB10"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6567F8">
        <w:t xml:space="preserve">Obr. </w:t>
      </w:r>
      <w:r w:rsidR="006567F8">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3C501776" w:rsidR="00D907AA" w:rsidRPr="00621687" w:rsidRDefault="00D907AA" w:rsidP="00B831C5">
      <w:pPr>
        <w:pStyle w:val="Titulek"/>
        <w:rPr>
          <w:rFonts w:cstheme="minorHAnsi"/>
          <w:color w:val="000000"/>
          <w:sz w:val="20"/>
          <w:szCs w:val="20"/>
          <w:shd w:val="clear" w:color="auto" w:fill="FFFFFF"/>
        </w:rPr>
      </w:pPr>
      <w:bookmarkStart w:id="434" w:name="_Ref129108504"/>
      <w:r>
        <w:t>Obr</w:t>
      </w:r>
      <w:r w:rsidR="007B1788">
        <w:t>.</w:t>
      </w:r>
      <w:r>
        <w:t xml:space="preserve"> </w:t>
      </w:r>
      <w:fldSimple w:instr=" SEQ Obrázek \* ARABIC ">
        <w:r w:rsidR="006567F8">
          <w:rPr>
            <w:noProof/>
          </w:rPr>
          <w:t>16</w:t>
        </w:r>
      </w:fldSimple>
      <w:bookmarkEnd w:id="434"/>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435" w:name="_Toc130406583"/>
      <w:r w:rsidRPr="00621687">
        <w:rPr>
          <w:rStyle w:val="Nadpis1Char"/>
          <w:rFonts w:asciiTheme="minorHAnsi" w:hAnsiTheme="minorHAnsi" w:cstheme="minorHAnsi"/>
        </w:rPr>
        <w:t>8. Zhodnocení realizace aplikace</w:t>
      </w:r>
      <w:bookmarkEnd w:id="435"/>
    </w:p>
    <w:p w14:paraId="637EBC93" w14:textId="598C4BC1" w:rsidR="00F67031" w:rsidRPr="005B2346" w:rsidRDefault="00F67031" w:rsidP="00FB4E78">
      <w:pPr>
        <w:ind w:left="360"/>
        <w:jc w:val="both"/>
        <w:rPr>
          <w:rFonts w:cstheme="minorHAnsi"/>
          <w:color w:val="000000"/>
          <w:shd w:val="clear" w:color="auto" w:fill="FFFFFF"/>
        </w:rPr>
      </w:pPr>
      <w:del w:id="436" w:author="Martin Novák" w:date="2023-03-24T14:20:00Z">
        <w:r w:rsidRPr="005B2346" w:rsidDel="000968A1">
          <w:rPr>
            <w:rFonts w:cstheme="minorHAnsi"/>
            <w:color w:val="000000"/>
            <w:shd w:val="clear" w:color="auto" w:fill="FFFFFF"/>
          </w:rPr>
          <w:delText>Při odhadu času potřebného k vypracování práce jsem podcenil hledání zdrojů pro rešeršní část.</w:delText>
        </w:r>
        <w:r w:rsidR="00FB4E78" w:rsidRPr="005B2346" w:rsidDel="000968A1">
          <w:rPr>
            <w:rFonts w:cstheme="minorHAnsi"/>
            <w:color w:val="000000"/>
            <w:shd w:val="clear" w:color="auto" w:fill="FFFFFF"/>
          </w:rPr>
          <w:delText xml:space="preserve"> </w:delText>
        </w:r>
      </w:del>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437" w:name="_Toc130406584"/>
      <w:r w:rsidRPr="00621687">
        <w:rPr>
          <w:rFonts w:asciiTheme="minorHAnsi" w:hAnsiTheme="minorHAnsi" w:cstheme="minorHAnsi"/>
          <w:shd w:val="clear" w:color="auto" w:fill="FFFFFF"/>
        </w:rPr>
        <w:t>9. Závěr</w:t>
      </w:r>
      <w:bookmarkEnd w:id="437"/>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438" w:name="_Toc130406585"/>
      <w:r>
        <w:lastRenderedPageBreak/>
        <w:t>Použité zdroje</w:t>
      </w:r>
      <w:bookmarkEnd w:id="438"/>
    </w:p>
    <w:p w14:paraId="232FB7DF" w14:textId="77777777" w:rsidR="004F0CEF" w:rsidRPr="004F0CEF" w:rsidRDefault="004F0CEF" w:rsidP="004F0CEF"/>
    <w:sdt>
      <w:sdtPr>
        <w:tag w:val="MENDELEY_BIBLIOGRAPHY"/>
        <w:id w:val="650411180"/>
        <w:placeholder>
          <w:docPart w:val="DefaultPlaceholder_-1854013440"/>
        </w:placeholder>
      </w:sdtPr>
      <w:sdtContent>
        <w:p w14:paraId="262C2503" w14:textId="77777777" w:rsidR="00B94FE6" w:rsidRDefault="00B94FE6">
          <w:pPr>
            <w:autoSpaceDE w:val="0"/>
            <w:autoSpaceDN w:val="0"/>
            <w:ind w:hanging="640"/>
            <w:divId w:val="1633443459"/>
            <w:rPr>
              <w:ins w:id="439" w:author="Martin Novák" w:date="2023-03-24T14:41:00Z"/>
              <w:rFonts w:eastAsia="Times New Roman"/>
              <w:sz w:val="24"/>
              <w:szCs w:val="24"/>
            </w:rPr>
          </w:pPr>
          <w:ins w:id="440" w:author="Martin Novák" w:date="2023-03-24T14:41:00Z">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ins>
        </w:p>
        <w:p w14:paraId="0694B025" w14:textId="77777777" w:rsidR="00B94FE6" w:rsidRDefault="00B94FE6">
          <w:pPr>
            <w:autoSpaceDE w:val="0"/>
            <w:autoSpaceDN w:val="0"/>
            <w:ind w:hanging="640"/>
            <w:divId w:val="1766878822"/>
            <w:rPr>
              <w:ins w:id="441" w:author="Martin Novák" w:date="2023-03-24T14:41:00Z"/>
              <w:rFonts w:eastAsia="Times New Roman"/>
            </w:rPr>
          </w:pPr>
          <w:ins w:id="442" w:author="Martin Novák" w:date="2023-03-24T14:41:00Z">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ins>
        </w:p>
        <w:p w14:paraId="11363CEF" w14:textId="77777777" w:rsidR="00B94FE6" w:rsidRDefault="00B94FE6">
          <w:pPr>
            <w:autoSpaceDE w:val="0"/>
            <w:autoSpaceDN w:val="0"/>
            <w:ind w:hanging="640"/>
            <w:divId w:val="1444419965"/>
            <w:rPr>
              <w:ins w:id="443" w:author="Martin Novák" w:date="2023-03-24T14:41:00Z"/>
              <w:rFonts w:eastAsia="Times New Roman"/>
            </w:rPr>
          </w:pPr>
          <w:ins w:id="444" w:author="Martin Novák" w:date="2023-03-24T14:41:00Z">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ins>
        </w:p>
        <w:p w14:paraId="68CC46DB" w14:textId="77777777" w:rsidR="00B94FE6" w:rsidRDefault="00B94FE6">
          <w:pPr>
            <w:autoSpaceDE w:val="0"/>
            <w:autoSpaceDN w:val="0"/>
            <w:ind w:hanging="640"/>
            <w:divId w:val="1592660509"/>
            <w:rPr>
              <w:ins w:id="445" w:author="Martin Novák" w:date="2023-03-24T14:41:00Z"/>
              <w:rFonts w:eastAsia="Times New Roman"/>
            </w:rPr>
          </w:pPr>
          <w:ins w:id="446" w:author="Martin Novák" w:date="2023-03-24T14:41:00Z">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ins>
        </w:p>
        <w:p w14:paraId="7FC73BF0" w14:textId="77777777" w:rsidR="00B94FE6" w:rsidRDefault="00B94FE6">
          <w:pPr>
            <w:autoSpaceDE w:val="0"/>
            <w:autoSpaceDN w:val="0"/>
            <w:ind w:hanging="640"/>
            <w:divId w:val="1620526929"/>
            <w:rPr>
              <w:ins w:id="447" w:author="Martin Novák" w:date="2023-03-24T14:41:00Z"/>
              <w:rFonts w:eastAsia="Times New Roman"/>
            </w:rPr>
          </w:pPr>
          <w:ins w:id="448" w:author="Martin Novák" w:date="2023-03-24T14:41:00Z">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ins>
        </w:p>
        <w:p w14:paraId="1953541C" w14:textId="77777777" w:rsidR="00B94FE6" w:rsidRDefault="00B94FE6">
          <w:pPr>
            <w:autoSpaceDE w:val="0"/>
            <w:autoSpaceDN w:val="0"/>
            <w:ind w:hanging="640"/>
            <w:divId w:val="61216690"/>
            <w:rPr>
              <w:ins w:id="449" w:author="Martin Novák" w:date="2023-03-24T14:41:00Z"/>
              <w:rFonts w:eastAsia="Times New Roman"/>
            </w:rPr>
          </w:pPr>
          <w:ins w:id="450" w:author="Martin Novák" w:date="2023-03-24T14:41:00Z">
            <w:r>
              <w:rPr>
                <w:rFonts w:eastAsia="Times New Roman"/>
              </w:rPr>
              <w:t xml:space="preserve">[6] </w:t>
            </w:r>
            <w:r>
              <w:rPr>
                <w:rFonts w:eastAsia="Times New Roman"/>
              </w:rPr>
              <w:tab/>
              <w:t>STROUSTRUP, Bjarne. From The Handbook of Object Technology (Editor: Saba Zamir) [online]. 1999 [vid. 2021-07-18]. Dostupné z: https://www.stroustrup.com/crc.pdf</w:t>
            </w:r>
          </w:ins>
        </w:p>
        <w:p w14:paraId="2CCE7BA2" w14:textId="77777777" w:rsidR="00B94FE6" w:rsidRDefault="00B94FE6">
          <w:pPr>
            <w:autoSpaceDE w:val="0"/>
            <w:autoSpaceDN w:val="0"/>
            <w:ind w:hanging="640"/>
            <w:divId w:val="217320881"/>
            <w:rPr>
              <w:ins w:id="451" w:author="Martin Novák" w:date="2023-03-24T14:41:00Z"/>
              <w:rFonts w:eastAsia="Times New Roman"/>
            </w:rPr>
          </w:pPr>
          <w:ins w:id="452" w:author="Martin Novák" w:date="2023-03-24T14:41:00Z">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ins>
        </w:p>
        <w:p w14:paraId="0869B7F1" w14:textId="77777777" w:rsidR="00B94FE6" w:rsidRDefault="00B94FE6">
          <w:pPr>
            <w:autoSpaceDE w:val="0"/>
            <w:autoSpaceDN w:val="0"/>
            <w:ind w:hanging="640"/>
            <w:divId w:val="1186213204"/>
            <w:rPr>
              <w:ins w:id="453" w:author="Martin Novák" w:date="2023-03-24T14:41:00Z"/>
              <w:rFonts w:eastAsia="Times New Roman"/>
            </w:rPr>
          </w:pPr>
          <w:ins w:id="454" w:author="Martin Novák" w:date="2023-03-24T14:41: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ins>
        </w:p>
        <w:p w14:paraId="5AC253F8" w14:textId="77777777" w:rsidR="00B94FE6" w:rsidRDefault="00B94FE6">
          <w:pPr>
            <w:autoSpaceDE w:val="0"/>
            <w:autoSpaceDN w:val="0"/>
            <w:ind w:hanging="640"/>
            <w:divId w:val="58096875"/>
            <w:rPr>
              <w:ins w:id="455" w:author="Martin Novák" w:date="2023-03-24T14:41:00Z"/>
              <w:rFonts w:eastAsia="Times New Roman"/>
            </w:rPr>
          </w:pPr>
          <w:ins w:id="456" w:author="Martin Novák" w:date="2023-03-24T14:41:00Z">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ins>
        </w:p>
        <w:p w14:paraId="6C1C2C81" w14:textId="77777777" w:rsidR="00B94FE6" w:rsidRDefault="00B94FE6">
          <w:pPr>
            <w:autoSpaceDE w:val="0"/>
            <w:autoSpaceDN w:val="0"/>
            <w:ind w:hanging="640"/>
            <w:divId w:val="1625035361"/>
            <w:rPr>
              <w:ins w:id="457" w:author="Martin Novák" w:date="2023-03-24T14:41:00Z"/>
              <w:rFonts w:eastAsia="Times New Roman"/>
            </w:rPr>
          </w:pPr>
          <w:ins w:id="458" w:author="Martin Novák" w:date="2023-03-24T14:41:00Z">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ins>
        </w:p>
        <w:p w14:paraId="0FE441C9" w14:textId="77777777" w:rsidR="00B94FE6" w:rsidRDefault="00B94FE6">
          <w:pPr>
            <w:autoSpaceDE w:val="0"/>
            <w:autoSpaceDN w:val="0"/>
            <w:ind w:hanging="640"/>
            <w:divId w:val="811211675"/>
            <w:rPr>
              <w:ins w:id="459" w:author="Martin Novák" w:date="2023-03-24T14:41:00Z"/>
              <w:rFonts w:eastAsia="Times New Roman"/>
            </w:rPr>
          </w:pPr>
          <w:ins w:id="460" w:author="Martin Novák" w:date="2023-03-24T14:41: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ins>
        </w:p>
        <w:p w14:paraId="42BC654E" w14:textId="77777777" w:rsidR="00B94FE6" w:rsidRDefault="00B94FE6">
          <w:pPr>
            <w:autoSpaceDE w:val="0"/>
            <w:autoSpaceDN w:val="0"/>
            <w:ind w:hanging="640"/>
            <w:divId w:val="622149601"/>
            <w:rPr>
              <w:ins w:id="461" w:author="Martin Novák" w:date="2023-03-24T14:41:00Z"/>
              <w:rFonts w:eastAsia="Times New Roman"/>
            </w:rPr>
          </w:pPr>
          <w:ins w:id="462" w:author="Martin Novák" w:date="2023-03-24T14:41:00Z">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ins>
        </w:p>
        <w:p w14:paraId="50873E65" w14:textId="77777777" w:rsidR="00B94FE6" w:rsidRDefault="00B94FE6">
          <w:pPr>
            <w:autoSpaceDE w:val="0"/>
            <w:autoSpaceDN w:val="0"/>
            <w:ind w:hanging="640"/>
            <w:divId w:val="928080332"/>
            <w:rPr>
              <w:ins w:id="463" w:author="Martin Novák" w:date="2023-03-24T14:41:00Z"/>
              <w:rFonts w:eastAsia="Times New Roman"/>
            </w:rPr>
          </w:pPr>
          <w:ins w:id="464" w:author="Martin Novák" w:date="2023-03-24T14:41:00Z">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ins>
        </w:p>
        <w:p w14:paraId="6F719975" w14:textId="77777777" w:rsidR="00B94FE6" w:rsidRDefault="00B94FE6">
          <w:pPr>
            <w:autoSpaceDE w:val="0"/>
            <w:autoSpaceDN w:val="0"/>
            <w:ind w:hanging="640"/>
            <w:divId w:val="1819415608"/>
            <w:rPr>
              <w:ins w:id="465" w:author="Martin Novák" w:date="2023-03-24T14:41:00Z"/>
              <w:rFonts w:eastAsia="Times New Roman"/>
            </w:rPr>
          </w:pPr>
          <w:ins w:id="466" w:author="Martin Novák" w:date="2023-03-24T14:41:00Z">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ins>
        </w:p>
        <w:p w14:paraId="74190580" w14:textId="77777777" w:rsidR="00B94FE6" w:rsidRDefault="00B94FE6">
          <w:pPr>
            <w:autoSpaceDE w:val="0"/>
            <w:autoSpaceDN w:val="0"/>
            <w:ind w:hanging="640"/>
            <w:divId w:val="1125542662"/>
            <w:rPr>
              <w:ins w:id="467" w:author="Martin Novák" w:date="2023-03-24T14:41:00Z"/>
              <w:rFonts w:eastAsia="Times New Roman"/>
            </w:rPr>
          </w:pPr>
          <w:ins w:id="468" w:author="Martin Novák" w:date="2023-03-24T14:41:00Z">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ins>
        </w:p>
        <w:p w14:paraId="7EF50432" w14:textId="77777777" w:rsidR="00B94FE6" w:rsidRDefault="00B94FE6">
          <w:pPr>
            <w:autoSpaceDE w:val="0"/>
            <w:autoSpaceDN w:val="0"/>
            <w:ind w:hanging="640"/>
            <w:divId w:val="1899391824"/>
            <w:rPr>
              <w:ins w:id="469" w:author="Martin Novák" w:date="2023-03-24T14:41:00Z"/>
              <w:rFonts w:eastAsia="Times New Roman"/>
            </w:rPr>
          </w:pPr>
          <w:ins w:id="470" w:author="Martin Novák" w:date="2023-03-24T14:41:00Z">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ins>
        </w:p>
        <w:p w14:paraId="18AEE661" w14:textId="77777777" w:rsidR="00B94FE6" w:rsidRDefault="00B94FE6">
          <w:pPr>
            <w:autoSpaceDE w:val="0"/>
            <w:autoSpaceDN w:val="0"/>
            <w:ind w:hanging="640"/>
            <w:divId w:val="1996957813"/>
            <w:rPr>
              <w:ins w:id="471" w:author="Martin Novák" w:date="2023-03-24T14:41:00Z"/>
              <w:rFonts w:eastAsia="Times New Roman"/>
            </w:rPr>
          </w:pPr>
          <w:ins w:id="472" w:author="Martin Novák" w:date="2023-03-24T14:41:00Z">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ins>
        </w:p>
        <w:p w14:paraId="08C8E697" w14:textId="77777777" w:rsidR="00B94FE6" w:rsidRDefault="00B94FE6">
          <w:pPr>
            <w:autoSpaceDE w:val="0"/>
            <w:autoSpaceDN w:val="0"/>
            <w:ind w:hanging="640"/>
            <w:divId w:val="532421716"/>
            <w:rPr>
              <w:ins w:id="473" w:author="Martin Novák" w:date="2023-03-24T14:41:00Z"/>
              <w:rFonts w:eastAsia="Times New Roman"/>
            </w:rPr>
          </w:pPr>
          <w:ins w:id="474" w:author="Martin Novák" w:date="2023-03-24T14:41:00Z">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ins>
        </w:p>
        <w:p w14:paraId="1E42F00C" w14:textId="77777777" w:rsidR="00B94FE6" w:rsidRDefault="00B94FE6">
          <w:pPr>
            <w:autoSpaceDE w:val="0"/>
            <w:autoSpaceDN w:val="0"/>
            <w:ind w:hanging="640"/>
            <w:divId w:val="1515531153"/>
            <w:rPr>
              <w:ins w:id="475" w:author="Martin Novák" w:date="2023-03-24T14:41:00Z"/>
              <w:rFonts w:eastAsia="Times New Roman"/>
            </w:rPr>
          </w:pPr>
          <w:ins w:id="476" w:author="Martin Novák" w:date="2023-03-24T14:41:00Z">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ins>
        </w:p>
        <w:p w14:paraId="08FFB0E3" w14:textId="77777777" w:rsidR="00B94FE6" w:rsidRDefault="00B94FE6">
          <w:pPr>
            <w:autoSpaceDE w:val="0"/>
            <w:autoSpaceDN w:val="0"/>
            <w:ind w:hanging="640"/>
            <w:divId w:val="2102214691"/>
            <w:rPr>
              <w:ins w:id="477" w:author="Martin Novák" w:date="2023-03-24T14:41:00Z"/>
              <w:rFonts w:eastAsia="Times New Roman"/>
            </w:rPr>
          </w:pPr>
          <w:ins w:id="478" w:author="Martin Novák" w:date="2023-03-24T14:41:00Z">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ins>
        </w:p>
        <w:p w14:paraId="5431B49A" w14:textId="77777777" w:rsidR="00B94FE6" w:rsidRDefault="00B94FE6">
          <w:pPr>
            <w:autoSpaceDE w:val="0"/>
            <w:autoSpaceDN w:val="0"/>
            <w:ind w:hanging="640"/>
            <w:divId w:val="141704652"/>
            <w:rPr>
              <w:ins w:id="479" w:author="Martin Novák" w:date="2023-03-24T14:41:00Z"/>
              <w:rFonts w:eastAsia="Times New Roman"/>
            </w:rPr>
          </w:pPr>
          <w:ins w:id="480" w:author="Martin Novák" w:date="2023-03-24T14:41:00Z">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ins>
        </w:p>
        <w:p w14:paraId="11EA645F" w14:textId="77777777" w:rsidR="00B94FE6" w:rsidRDefault="00B94FE6">
          <w:pPr>
            <w:autoSpaceDE w:val="0"/>
            <w:autoSpaceDN w:val="0"/>
            <w:ind w:hanging="640"/>
            <w:divId w:val="1121461305"/>
            <w:rPr>
              <w:ins w:id="481" w:author="Martin Novák" w:date="2023-03-24T14:41:00Z"/>
              <w:rFonts w:eastAsia="Times New Roman"/>
            </w:rPr>
          </w:pPr>
          <w:ins w:id="482" w:author="Martin Novák" w:date="2023-03-24T14:41:00Z">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ins>
        </w:p>
        <w:p w14:paraId="68193D9E" w14:textId="77777777" w:rsidR="00B94FE6" w:rsidRDefault="00B94FE6">
          <w:pPr>
            <w:autoSpaceDE w:val="0"/>
            <w:autoSpaceDN w:val="0"/>
            <w:ind w:hanging="640"/>
            <w:divId w:val="787822732"/>
            <w:rPr>
              <w:ins w:id="483" w:author="Martin Novák" w:date="2023-03-24T14:41:00Z"/>
              <w:rFonts w:eastAsia="Times New Roman"/>
            </w:rPr>
          </w:pPr>
          <w:ins w:id="484" w:author="Martin Novák" w:date="2023-03-24T14:41:00Z">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ins>
        </w:p>
        <w:p w14:paraId="2B5DBD94" w14:textId="77777777" w:rsidR="00B94FE6" w:rsidRDefault="00B94FE6">
          <w:pPr>
            <w:autoSpaceDE w:val="0"/>
            <w:autoSpaceDN w:val="0"/>
            <w:ind w:hanging="640"/>
            <w:divId w:val="1720546061"/>
            <w:rPr>
              <w:ins w:id="485" w:author="Martin Novák" w:date="2023-03-24T14:41:00Z"/>
              <w:rFonts w:eastAsia="Times New Roman"/>
            </w:rPr>
          </w:pPr>
          <w:ins w:id="486" w:author="Martin Novák" w:date="2023-03-24T14:41:00Z">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ins>
        </w:p>
        <w:p w14:paraId="463E8ED0" w14:textId="77777777" w:rsidR="00B94FE6" w:rsidRDefault="00B94FE6">
          <w:pPr>
            <w:autoSpaceDE w:val="0"/>
            <w:autoSpaceDN w:val="0"/>
            <w:ind w:hanging="640"/>
            <w:divId w:val="1617515994"/>
            <w:rPr>
              <w:ins w:id="487" w:author="Martin Novák" w:date="2023-03-24T14:41:00Z"/>
              <w:rFonts w:eastAsia="Times New Roman"/>
            </w:rPr>
          </w:pPr>
          <w:ins w:id="488" w:author="Martin Novák" w:date="2023-03-24T14:41:00Z">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ins>
        </w:p>
        <w:p w14:paraId="68F9964E" w14:textId="77777777" w:rsidR="00B94FE6" w:rsidRDefault="00B94FE6">
          <w:pPr>
            <w:autoSpaceDE w:val="0"/>
            <w:autoSpaceDN w:val="0"/>
            <w:ind w:hanging="640"/>
            <w:divId w:val="654457244"/>
            <w:rPr>
              <w:ins w:id="489" w:author="Martin Novák" w:date="2023-03-24T14:41:00Z"/>
              <w:rFonts w:eastAsia="Times New Roman"/>
            </w:rPr>
          </w:pPr>
          <w:ins w:id="490" w:author="Martin Novák" w:date="2023-03-24T14:41:00Z">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ins>
        </w:p>
        <w:p w14:paraId="4A0818E2" w14:textId="77777777" w:rsidR="00B94FE6" w:rsidRDefault="00B94FE6">
          <w:pPr>
            <w:autoSpaceDE w:val="0"/>
            <w:autoSpaceDN w:val="0"/>
            <w:ind w:hanging="640"/>
            <w:divId w:val="673606909"/>
            <w:rPr>
              <w:ins w:id="491" w:author="Martin Novák" w:date="2023-03-24T14:41:00Z"/>
              <w:rFonts w:eastAsia="Times New Roman"/>
            </w:rPr>
          </w:pPr>
          <w:ins w:id="492" w:author="Martin Novák" w:date="2023-03-24T14:41:00Z">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ins>
        </w:p>
        <w:p w14:paraId="33AF7B2E" w14:textId="77777777" w:rsidR="00B94FE6" w:rsidRDefault="00B94FE6">
          <w:pPr>
            <w:autoSpaceDE w:val="0"/>
            <w:autoSpaceDN w:val="0"/>
            <w:ind w:hanging="640"/>
            <w:divId w:val="1387026017"/>
            <w:rPr>
              <w:ins w:id="493" w:author="Martin Novák" w:date="2023-03-24T14:41:00Z"/>
              <w:rFonts w:eastAsia="Times New Roman"/>
            </w:rPr>
          </w:pPr>
          <w:ins w:id="494" w:author="Martin Novák" w:date="2023-03-24T14:41: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6E156ED2" w14:textId="77777777" w:rsidR="00B94FE6" w:rsidRDefault="00B94FE6">
          <w:pPr>
            <w:autoSpaceDE w:val="0"/>
            <w:autoSpaceDN w:val="0"/>
            <w:ind w:hanging="640"/>
            <w:divId w:val="1744259256"/>
            <w:rPr>
              <w:ins w:id="495" w:author="Martin Novák" w:date="2023-03-24T14:41:00Z"/>
              <w:rFonts w:eastAsia="Times New Roman"/>
            </w:rPr>
          </w:pPr>
          <w:ins w:id="496" w:author="Martin Novák" w:date="2023-03-24T14:41:00Z">
            <w:r>
              <w:rPr>
                <w:rFonts w:eastAsia="Times New Roman"/>
              </w:rPr>
              <w:t>[29] .</w:t>
            </w:r>
            <w:r>
              <w:rPr>
                <w:rFonts w:eastAsia="Times New Roman"/>
              </w:rPr>
              <w:tab/>
            </w:r>
            <w:r>
              <w:rPr>
                <w:rFonts w:eastAsia="Times New Roman"/>
                <w:i/>
                <w:iCs/>
              </w:rPr>
              <w:t>NET 6 Desktop Dev Options: WPF, WinForms, UWP, .NET MAUI, Blazor ... -- Visual Studio Magazine</w:t>
            </w:r>
            <w:r>
              <w:rPr>
                <w:rFonts w:eastAsia="Times New Roman"/>
              </w:rPr>
              <w:t xml:space="preserve"> [online]. [vid. 2023-03-24]. Dostupné z: https://visualstudiomagazine.com/articles/2021/02/03/net-6-desktop.aspx</w:t>
            </w:r>
          </w:ins>
        </w:p>
        <w:p w14:paraId="474969B2" w14:textId="77777777" w:rsidR="00B94FE6" w:rsidRDefault="00B94FE6">
          <w:pPr>
            <w:autoSpaceDE w:val="0"/>
            <w:autoSpaceDN w:val="0"/>
            <w:ind w:hanging="640"/>
            <w:divId w:val="1785343413"/>
            <w:rPr>
              <w:ins w:id="497" w:author="Martin Novák" w:date="2023-03-24T14:41:00Z"/>
              <w:rFonts w:eastAsia="Times New Roman"/>
            </w:rPr>
          </w:pPr>
          <w:ins w:id="498" w:author="Martin Novák" w:date="2023-03-24T14:41:00Z">
            <w:r>
              <w:rPr>
                <w:rFonts w:eastAsia="Times New Roman"/>
              </w:rPr>
              <w:t xml:space="preserve">[30]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ins>
        </w:p>
        <w:p w14:paraId="6668B1CC" w14:textId="77777777" w:rsidR="00B94FE6" w:rsidRDefault="00B94FE6">
          <w:pPr>
            <w:autoSpaceDE w:val="0"/>
            <w:autoSpaceDN w:val="0"/>
            <w:ind w:hanging="640"/>
            <w:divId w:val="498426088"/>
            <w:rPr>
              <w:ins w:id="499" w:author="Martin Novák" w:date="2023-03-24T14:41:00Z"/>
              <w:rFonts w:eastAsia="Times New Roman"/>
            </w:rPr>
          </w:pPr>
          <w:ins w:id="500" w:author="Martin Novák" w:date="2023-03-24T14:41:00Z">
            <w:r>
              <w:rPr>
                <w:rFonts w:eastAsia="Times New Roman"/>
              </w:rPr>
              <w:t>[31]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ins>
        </w:p>
        <w:p w14:paraId="5979BAAC" w14:textId="77777777" w:rsidR="00B94FE6" w:rsidRDefault="00B94FE6">
          <w:pPr>
            <w:autoSpaceDE w:val="0"/>
            <w:autoSpaceDN w:val="0"/>
            <w:ind w:hanging="640"/>
            <w:divId w:val="1082068768"/>
            <w:rPr>
              <w:ins w:id="501" w:author="Martin Novák" w:date="2023-03-24T14:41:00Z"/>
              <w:rFonts w:eastAsia="Times New Roman"/>
            </w:rPr>
          </w:pPr>
          <w:ins w:id="502" w:author="Martin Novák" w:date="2023-03-24T14:41:00Z">
            <w:r>
              <w:rPr>
                <w:rFonts w:eastAsia="Times New Roman"/>
              </w:rPr>
              <w:t xml:space="preserve">[32]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ins>
        </w:p>
        <w:p w14:paraId="2DFB30FA" w14:textId="77777777" w:rsidR="00B94FE6" w:rsidRDefault="00B94FE6">
          <w:pPr>
            <w:autoSpaceDE w:val="0"/>
            <w:autoSpaceDN w:val="0"/>
            <w:ind w:hanging="640"/>
            <w:divId w:val="966816465"/>
            <w:rPr>
              <w:ins w:id="503" w:author="Martin Novák" w:date="2023-03-24T14:41:00Z"/>
              <w:rFonts w:eastAsia="Times New Roman"/>
            </w:rPr>
          </w:pPr>
          <w:ins w:id="504" w:author="Martin Novák" w:date="2023-03-24T14:41:00Z">
            <w:r>
              <w:rPr>
                <w:rFonts w:eastAsia="Times New Roman"/>
              </w:rPr>
              <w:lastRenderedPageBreak/>
              <w:t xml:space="preserve">[33]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ins>
        </w:p>
        <w:p w14:paraId="1892AE28" w14:textId="77777777" w:rsidR="00B94FE6" w:rsidRDefault="00B94FE6">
          <w:pPr>
            <w:autoSpaceDE w:val="0"/>
            <w:autoSpaceDN w:val="0"/>
            <w:ind w:hanging="640"/>
            <w:divId w:val="1588533200"/>
            <w:rPr>
              <w:ins w:id="505" w:author="Martin Novák" w:date="2023-03-24T14:41:00Z"/>
              <w:rFonts w:eastAsia="Times New Roman"/>
            </w:rPr>
          </w:pPr>
          <w:ins w:id="506" w:author="Martin Novák" w:date="2023-03-24T14:41:00Z">
            <w:r>
              <w:rPr>
                <w:rFonts w:eastAsia="Times New Roman"/>
              </w:rPr>
              <w:t xml:space="preserve">[34]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ins>
        </w:p>
        <w:p w14:paraId="4E2FE502" w14:textId="77777777" w:rsidR="00B94FE6" w:rsidRDefault="00B94FE6">
          <w:pPr>
            <w:autoSpaceDE w:val="0"/>
            <w:autoSpaceDN w:val="0"/>
            <w:ind w:hanging="640"/>
            <w:divId w:val="104427244"/>
            <w:rPr>
              <w:ins w:id="507" w:author="Martin Novák" w:date="2023-03-24T14:41:00Z"/>
              <w:rFonts w:eastAsia="Times New Roman"/>
            </w:rPr>
          </w:pPr>
          <w:ins w:id="508" w:author="Martin Novák" w:date="2023-03-24T14:41:00Z">
            <w:r>
              <w:rPr>
                <w:rFonts w:eastAsia="Times New Roman"/>
              </w:rPr>
              <w:t xml:space="preserve">[35]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ins>
        </w:p>
        <w:p w14:paraId="1E716B93" w14:textId="77777777" w:rsidR="00B94FE6" w:rsidRDefault="00B94FE6">
          <w:pPr>
            <w:autoSpaceDE w:val="0"/>
            <w:autoSpaceDN w:val="0"/>
            <w:ind w:hanging="640"/>
            <w:divId w:val="1984037291"/>
            <w:rPr>
              <w:ins w:id="509" w:author="Martin Novák" w:date="2023-03-24T14:41:00Z"/>
              <w:rFonts w:eastAsia="Times New Roman"/>
            </w:rPr>
          </w:pPr>
          <w:ins w:id="510" w:author="Martin Novák" w:date="2023-03-24T14:41:00Z">
            <w:r>
              <w:rPr>
                <w:rFonts w:eastAsia="Times New Roman"/>
              </w:rPr>
              <w:t xml:space="preserve">[36]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ins>
        </w:p>
        <w:p w14:paraId="0038A4D2" w14:textId="77777777" w:rsidR="00B94FE6" w:rsidRDefault="00B94FE6">
          <w:pPr>
            <w:autoSpaceDE w:val="0"/>
            <w:autoSpaceDN w:val="0"/>
            <w:ind w:hanging="640"/>
            <w:divId w:val="412166875"/>
            <w:rPr>
              <w:ins w:id="511" w:author="Martin Novák" w:date="2023-03-24T14:41:00Z"/>
              <w:rFonts w:eastAsia="Times New Roman"/>
            </w:rPr>
          </w:pPr>
          <w:ins w:id="512" w:author="Martin Novák" w:date="2023-03-24T14:41:00Z">
            <w:r>
              <w:rPr>
                <w:rFonts w:eastAsia="Times New Roman"/>
              </w:rPr>
              <w:t xml:space="preserve">[37]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ins>
        </w:p>
        <w:p w14:paraId="1817CB88" w14:textId="77777777" w:rsidR="00B94FE6" w:rsidRDefault="00B94FE6">
          <w:pPr>
            <w:autoSpaceDE w:val="0"/>
            <w:autoSpaceDN w:val="0"/>
            <w:ind w:hanging="640"/>
            <w:divId w:val="445276394"/>
            <w:rPr>
              <w:ins w:id="513" w:author="Martin Novák" w:date="2023-03-24T14:41:00Z"/>
              <w:rFonts w:eastAsia="Times New Roman"/>
            </w:rPr>
          </w:pPr>
          <w:ins w:id="514" w:author="Martin Novák" w:date="2023-03-24T14:41:00Z">
            <w:r>
              <w:rPr>
                <w:rFonts w:eastAsia="Times New Roman"/>
              </w:rPr>
              <w:t xml:space="preserve">[38]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ins>
        </w:p>
        <w:p w14:paraId="63E7DF92" w14:textId="77777777" w:rsidR="00B94FE6" w:rsidRDefault="00B94FE6">
          <w:pPr>
            <w:autoSpaceDE w:val="0"/>
            <w:autoSpaceDN w:val="0"/>
            <w:ind w:hanging="640"/>
            <w:divId w:val="172914946"/>
            <w:rPr>
              <w:ins w:id="515" w:author="Martin Novák" w:date="2023-03-24T14:41:00Z"/>
              <w:rFonts w:eastAsia="Times New Roman"/>
            </w:rPr>
          </w:pPr>
          <w:ins w:id="516" w:author="Martin Novák" w:date="2023-03-24T14:41:00Z">
            <w:r>
              <w:rPr>
                <w:rFonts w:eastAsia="Times New Roman"/>
              </w:rPr>
              <w:t xml:space="preserve">[39]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ins>
        </w:p>
        <w:p w14:paraId="5178D0F7" w14:textId="77777777" w:rsidR="00B94FE6" w:rsidRDefault="00B94FE6">
          <w:pPr>
            <w:autoSpaceDE w:val="0"/>
            <w:autoSpaceDN w:val="0"/>
            <w:ind w:hanging="640"/>
            <w:divId w:val="1998532294"/>
            <w:rPr>
              <w:ins w:id="517" w:author="Martin Novák" w:date="2023-03-24T14:41:00Z"/>
              <w:rFonts w:eastAsia="Times New Roman"/>
            </w:rPr>
          </w:pPr>
          <w:ins w:id="518" w:author="Martin Novák" w:date="2023-03-24T14:41:00Z">
            <w:r>
              <w:rPr>
                <w:rFonts w:eastAsia="Times New Roman"/>
              </w:rPr>
              <w:t>[40]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ins>
        </w:p>
        <w:p w14:paraId="22F5797C" w14:textId="77777777" w:rsidR="00B94FE6" w:rsidRDefault="00B94FE6">
          <w:pPr>
            <w:autoSpaceDE w:val="0"/>
            <w:autoSpaceDN w:val="0"/>
            <w:ind w:hanging="640"/>
            <w:divId w:val="1813717150"/>
            <w:rPr>
              <w:ins w:id="519" w:author="Martin Novák" w:date="2023-03-24T14:41:00Z"/>
              <w:rFonts w:eastAsia="Times New Roman"/>
            </w:rPr>
          </w:pPr>
          <w:ins w:id="520" w:author="Martin Novák" w:date="2023-03-24T14:41:00Z">
            <w:r>
              <w:rPr>
                <w:rFonts w:eastAsia="Times New Roman"/>
              </w:rPr>
              <w:t xml:space="preserve">[41]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ins>
        </w:p>
        <w:p w14:paraId="3E425726" w14:textId="77777777" w:rsidR="00B94FE6" w:rsidRDefault="00B94FE6">
          <w:pPr>
            <w:autoSpaceDE w:val="0"/>
            <w:autoSpaceDN w:val="0"/>
            <w:ind w:hanging="640"/>
            <w:divId w:val="1838644243"/>
            <w:rPr>
              <w:ins w:id="521" w:author="Martin Novák" w:date="2023-03-24T14:41:00Z"/>
              <w:rFonts w:eastAsia="Times New Roman"/>
            </w:rPr>
          </w:pPr>
          <w:ins w:id="522" w:author="Martin Novák" w:date="2023-03-24T14:41:00Z">
            <w:r>
              <w:rPr>
                <w:rFonts w:eastAsia="Times New Roman"/>
              </w:rPr>
              <w:t xml:space="preserve">[42]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ins>
        </w:p>
        <w:p w14:paraId="12162320" w14:textId="77777777" w:rsidR="00B94FE6" w:rsidRDefault="00B94FE6">
          <w:pPr>
            <w:autoSpaceDE w:val="0"/>
            <w:autoSpaceDN w:val="0"/>
            <w:ind w:hanging="640"/>
            <w:divId w:val="604652585"/>
            <w:rPr>
              <w:ins w:id="523" w:author="Martin Novák" w:date="2023-03-24T14:41:00Z"/>
              <w:rFonts w:eastAsia="Times New Roman"/>
            </w:rPr>
          </w:pPr>
          <w:ins w:id="524" w:author="Martin Novák" w:date="2023-03-24T14:41:00Z">
            <w:r>
              <w:rPr>
                <w:rFonts w:eastAsia="Times New Roman"/>
              </w:rPr>
              <w:t xml:space="preserve">[43]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ins>
        </w:p>
        <w:p w14:paraId="764E3FB0" w14:textId="77777777" w:rsidR="00B94FE6" w:rsidRDefault="00B94FE6">
          <w:pPr>
            <w:autoSpaceDE w:val="0"/>
            <w:autoSpaceDN w:val="0"/>
            <w:ind w:hanging="640"/>
            <w:divId w:val="1882210300"/>
            <w:rPr>
              <w:ins w:id="525" w:author="Martin Novák" w:date="2023-03-24T14:41:00Z"/>
              <w:rFonts w:eastAsia="Times New Roman"/>
            </w:rPr>
          </w:pPr>
          <w:ins w:id="526" w:author="Martin Novák" w:date="2023-03-24T14:41:00Z">
            <w:r>
              <w:rPr>
                <w:rFonts w:eastAsia="Times New Roman"/>
              </w:rPr>
              <w:t xml:space="preserve">[44]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ins>
        </w:p>
        <w:p w14:paraId="32EE4491" w14:textId="77777777" w:rsidR="00B94FE6" w:rsidRDefault="00B94FE6">
          <w:pPr>
            <w:autoSpaceDE w:val="0"/>
            <w:autoSpaceDN w:val="0"/>
            <w:ind w:hanging="640"/>
            <w:divId w:val="1170412295"/>
            <w:rPr>
              <w:ins w:id="527" w:author="Martin Novák" w:date="2023-03-24T14:41:00Z"/>
              <w:rFonts w:eastAsia="Times New Roman"/>
            </w:rPr>
          </w:pPr>
          <w:ins w:id="528" w:author="Martin Novák" w:date="2023-03-24T14:41:00Z">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ins>
        </w:p>
        <w:p w14:paraId="79C92B70" w14:textId="77777777" w:rsidR="00B94FE6" w:rsidRDefault="00B94FE6">
          <w:pPr>
            <w:autoSpaceDE w:val="0"/>
            <w:autoSpaceDN w:val="0"/>
            <w:ind w:hanging="640"/>
            <w:divId w:val="1990819740"/>
            <w:rPr>
              <w:ins w:id="529" w:author="Martin Novák" w:date="2023-03-24T14:41:00Z"/>
              <w:rFonts w:eastAsia="Times New Roman"/>
            </w:rPr>
          </w:pPr>
          <w:ins w:id="530" w:author="Martin Novák" w:date="2023-03-24T14:41:00Z">
            <w:r>
              <w:rPr>
                <w:rFonts w:eastAsia="Times New Roman"/>
              </w:rPr>
              <w:t xml:space="preserve">[46]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ins>
        </w:p>
        <w:p w14:paraId="359473CE" w14:textId="77777777" w:rsidR="00B94FE6" w:rsidRDefault="00B94FE6">
          <w:pPr>
            <w:autoSpaceDE w:val="0"/>
            <w:autoSpaceDN w:val="0"/>
            <w:ind w:hanging="640"/>
            <w:divId w:val="1148786068"/>
            <w:rPr>
              <w:ins w:id="531" w:author="Martin Novák" w:date="2023-03-24T14:41:00Z"/>
              <w:rFonts w:eastAsia="Times New Roman"/>
            </w:rPr>
          </w:pPr>
          <w:ins w:id="532" w:author="Martin Novák" w:date="2023-03-24T14:41:00Z">
            <w:r>
              <w:rPr>
                <w:rFonts w:eastAsia="Times New Roman"/>
              </w:rPr>
              <w:t xml:space="preserve">[47]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ins>
        </w:p>
        <w:p w14:paraId="1B2B7317" w14:textId="77777777" w:rsidR="00B94FE6" w:rsidRDefault="00B94FE6">
          <w:pPr>
            <w:autoSpaceDE w:val="0"/>
            <w:autoSpaceDN w:val="0"/>
            <w:ind w:hanging="640"/>
            <w:divId w:val="1742484718"/>
            <w:rPr>
              <w:ins w:id="533" w:author="Martin Novák" w:date="2023-03-24T14:41:00Z"/>
              <w:rFonts w:eastAsia="Times New Roman"/>
            </w:rPr>
          </w:pPr>
          <w:ins w:id="534" w:author="Martin Novák" w:date="2023-03-24T14:41:00Z">
            <w:r>
              <w:rPr>
                <w:rFonts w:eastAsia="Times New Roman"/>
              </w:rPr>
              <w:lastRenderedPageBreak/>
              <w:t xml:space="preserve">[48]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ins>
        </w:p>
        <w:p w14:paraId="6CEAF73E" w14:textId="77777777" w:rsidR="00B94FE6" w:rsidRDefault="00B94FE6">
          <w:pPr>
            <w:autoSpaceDE w:val="0"/>
            <w:autoSpaceDN w:val="0"/>
            <w:ind w:hanging="640"/>
            <w:divId w:val="689335500"/>
            <w:rPr>
              <w:ins w:id="535" w:author="Martin Novák" w:date="2023-03-24T14:41:00Z"/>
              <w:rFonts w:eastAsia="Times New Roman"/>
            </w:rPr>
          </w:pPr>
          <w:ins w:id="536" w:author="Martin Novák" w:date="2023-03-24T14:41:00Z">
            <w:r>
              <w:rPr>
                <w:rFonts w:eastAsia="Times New Roman"/>
              </w:rPr>
              <w:t xml:space="preserve">[49]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ins>
        </w:p>
        <w:p w14:paraId="0D1C0714" w14:textId="77777777" w:rsidR="00B94FE6" w:rsidRDefault="00B94FE6">
          <w:pPr>
            <w:autoSpaceDE w:val="0"/>
            <w:autoSpaceDN w:val="0"/>
            <w:ind w:hanging="640"/>
            <w:divId w:val="1859342781"/>
            <w:rPr>
              <w:ins w:id="537" w:author="Martin Novák" w:date="2023-03-24T14:41:00Z"/>
              <w:rFonts w:eastAsia="Times New Roman"/>
            </w:rPr>
          </w:pPr>
          <w:ins w:id="538" w:author="Martin Novák" w:date="2023-03-24T14:41:00Z">
            <w:r>
              <w:rPr>
                <w:rFonts w:eastAsia="Times New Roman"/>
              </w:rPr>
              <w:t xml:space="preserve">[50]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ins>
        </w:p>
        <w:p w14:paraId="07483FFE" w14:textId="77777777" w:rsidR="00B94FE6" w:rsidRDefault="00B94FE6">
          <w:pPr>
            <w:autoSpaceDE w:val="0"/>
            <w:autoSpaceDN w:val="0"/>
            <w:ind w:hanging="640"/>
            <w:divId w:val="1530801614"/>
            <w:rPr>
              <w:ins w:id="539" w:author="Martin Novák" w:date="2023-03-24T14:41:00Z"/>
              <w:rFonts w:eastAsia="Times New Roman"/>
            </w:rPr>
          </w:pPr>
          <w:ins w:id="540" w:author="Martin Novák" w:date="2023-03-24T14:41:00Z">
            <w:r>
              <w:rPr>
                <w:rFonts w:eastAsia="Times New Roman"/>
              </w:rPr>
              <w:t xml:space="preserve">[51]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ins>
        </w:p>
        <w:p w14:paraId="79CBAFD0" w14:textId="77777777" w:rsidR="00B94FE6" w:rsidRDefault="00B94FE6">
          <w:pPr>
            <w:autoSpaceDE w:val="0"/>
            <w:autoSpaceDN w:val="0"/>
            <w:ind w:hanging="640"/>
            <w:divId w:val="1585336129"/>
            <w:rPr>
              <w:ins w:id="541" w:author="Martin Novák" w:date="2023-03-24T14:41:00Z"/>
              <w:rFonts w:eastAsia="Times New Roman"/>
            </w:rPr>
          </w:pPr>
          <w:ins w:id="542" w:author="Martin Novák" w:date="2023-03-24T14:41:00Z">
            <w:r>
              <w:rPr>
                <w:rFonts w:eastAsia="Times New Roman"/>
              </w:rPr>
              <w:t xml:space="preserve">[52]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https://learn.microsoft.com/en-us/cpp/cpp/event-handling-in-native-cpp</w:t>
            </w:r>
          </w:ins>
        </w:p>
        <w:p w14:paraId="1624B5C7" w14:textId="77777777" w:rsidR="00B94FE6" w:rsidRDefault="00B94FE6">
          <w:pPr>
            <w:autoSpaceDE w:val="0"/>
            <w:autoSpaceDN w:val="0"/>
            <w:ind w:hanging="640"/>
            <w:divId w:val="473568700"/>
            <w:rPr>
              <w:ins w:id="543" w:author="Martin Novák" w:date="2023-03-24T14:41:00Z"/>
              <w:rFonts w:eastAsia="Times New Roman"/>
            </w:rPr>
          </w:pPr>
          <w:ins w:id="544" w:author="Martin Novák" w:date="2023-03-24T14:41:00Z">
            <w:r>
              <w:rPr>
                <w:rFonts w:eastAsia="Times New Roman"/>
              </w:rPr>
              <w:t xml:space="preserve">[53]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ins>
        </w:p>
        <w:p w14:paraId="195E4679" w14:textId="77777777" w:rsidR="00B94FE6" w:rsidRDefault="00B94FE6">
          <w:pPr>
            <w:autoSpaceDE w:val="0"/>
            <w:autoSpaceDN w:val="0"/>
            <w:ind w:hanging="640"/>
            <w:divId w:val="1467770610"/>
            <w:rPr>
              <w:ins w:id="545" w:author="Martin Novák" w:date="2023-03-24T14:41:00Z"/>
              <w:rFonts w:eastAsia="Times New Roman"/>
            </w:rPr>
          </w:pPr>
          <w:ins w:id="546" w:author="Martin Novák" w:date="2023-03-24T14:41:00Z">
            <w:r>
              <w:rPr>
                <w:rFonts w:eastAsia="Times New Roman"/>
              </w:rPr>
              <w:t xml:space="preserve">[54]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ins>
        </w:p>
        <w:p w14:paraId="50C245C1" w14:textId="77777777" w:rsidR="00B94FE6" w:rsidRDefault="00B94FE6">
          <w:pPr>
            <w:autoSpaceDE w:val="0"/>
            <w:autoSpaceDN w:val="0"/>
            <w:ind w:hanging="640"/>
            <w:divId w:val="151530021"/>
            <w:rPr>
              <w:ins w:id="547" w:author="Martin Novák" w:date="2023-03-24T14:41:00Z"/>
              <w:rFonts w:eastAsia="Times New Roman"/>
            </w:rPr>
          </w:pPr>
          <w:ins w:id="548" w:author="Martin Novák" w:date="2023-03-24T14:41:00Z">
            <w:r>
              <w:rPr>
                <w:rFonts w:eastAsia="Times New Roman"/>
              </w:rPr>
              <w:t xml:space="preserve">[55]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ins>
        </w:p>
        <w:p w14:paraId="47FAE6FD" w14:textId="77777777" w:rsidR="00B94FE6" w:rsidRDefault="00B94FE6">
          <w:pPr>
            <w:autoSpaceDE w:val="0"/>
            <w:autoSpaceDN w:val="0"/>
            <w:ind w:hanging="640"/>
            <w:divId w:val="1941791654"/>
            <w:rPr>
              <w:ins w:id="549" w:author="Martin Novák" w:date="2023-03-24T14:41:00Z"/>
              <w:rFonts w:eastAsia="Times New Roman"/>
            </w:rPr>
          </w:pPr>
          <w:ins w:id="550" w:author="Martin Novák" w:date="2023-03-24T14:41:00Z">
            <w:r>
              <w:rPr>
                <w:rFonts w:eastAsia="Times New Roman"/>
              </w:rPr>
              <w:t xml:space="preserve">[56]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ins>
        </w:p>
        <w:p w14:paraId="7F7C44A2" w14:textId="77777777" w:rsidR="00B94FE6" w:rsidRDefault="00B94FE6">
          <w:pPr>
            <w:autoSpaceDE w:val="0"/>
            <w:autoSpaceDN w:val="0"/>
            <w:ind w:hanging="640"/>
            <w:divId w:val="1989701564"/>
            <w:rPr>
              <w:ins w:id="551" w:author="Martin Novák" w:date="2023-03-24T14:41:00Z"/>
              <w:rFonts w:eastAsia="Times New Roman"/>
            </w:rPr>
          </w:pPr>
          <w:ins w:id="552" w:author="Martin Novák" w:date="2023-03-24T14:41:00Z">
            <w:r>
              <w:rPr>
                <w:rFonts w:eastAsia="Times New Roman"/>
              </w:rPr>
              <w:t xml:space="preserve">[57]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ins>
        </w:p>
        <w:p w14:paraId="5D61FB0D" w14:textId="77777777" w:rsidR="00B94FE6" w:rsidRDefault="00B94FE6">
          <w:pPr>
            <w:autoSpaceDE w:val="0"/>
            <w:autoSpaceDN w:val="0"/>
            <w:ind w:hanging="640"/>
            <w:divId w:val="617372667"/>
            <w:rPr>
              <w:ins w:id="553" w:author="Martin Novák" w:date="2023-03-24T14:41:00Z"/>
              <w:rFonts w:eastAsia="Times New Roman"/>
            </w:rPr>
          </w:pPr>
          <w:ins w:id="554" w:author="Martin Novák" w:date="2023-03-24T14:41:00Z">
            <w:r>
              <w:rPr>
                <w:rFonts w:eastAsia="Times New Roman"/>
              </w:rPr>
              <w:t xml:space="preserve">[58]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ins>
        </w:p>
        <w:p w14:paraId="12E919D6" w14:textId="77777777" w:rsidR="00B94FE6" w:rsidRDefault="00B94FE6">
          <w:pPr>
            <w:autoSpaceDE w:val="0"/>
            <w:autoSpaceDN w:val="0"/>
            <w:ind w:hanging="640"/>
            <w:divId w:val="1432580200"/>
            <w:rPr>
              <w:ins w:id="555" w:author="Martin Novák" w:date="2023-03-24T14:41:00Z"/>
              <w:rFonts w:eastAsia="Times New Roman"/>
            </w:rPr>
          </w:pPr>
          <w:ins w:id="556" w:author="Martin Novák" w:date="2023-03-24T14:41:00Z">
            <w:r>
              <w:rPr>
                <w:rFonts w:eastAsia="Times New Roman"/>
              </w:rPr>
              <w:t xml:space="preserve">[59]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ins>
        </w:p>
        <w:p w14:paraId="1390E0BD" w14:textId="77777777" w:rsidR="00B94FE6" w:rsidRDefault="00B94FE6">
          <w:pPr>
            <w:autoSpaceDE w:val="0"/>
            <w:autoSpaceDN w:val="0"/>
            <w:ind w:hanging="640"/>
            <w:divId w:val="1682125206"/>
            <w:rPr>
              <w:ins w:id="557" w:author="Martin Novák" w:date="2023-03-24T14:41:00Z"/>
              <w:rFonts w:eastAsia="Times New Roman"/>
            </w:rPr>
          </w:pPr>
          <w:ins w:id="558" w:author="Martin Novák" w:date="2023-03-24T14:41:00Z">
            <w:r>
              <w:rPr>
                <w:rFonts w:eastAsia="Times New Roman"/>
              </w:rPr>
              <w:t xml:space="preserve">[60]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ins>
        </w:p>
        <w:p w14:paraId="380A7CC4" w14:textId="77777777" w:rsidR="00B94FE6" w:rsidRDefault="00B94FE6">
          <w:pPr>
            <w:autoSpaceDE w:val="0"/>
            <w:autoSpaceDN w:val="0"/>
            <w:ind w:hanging="640"/>
            <w:divId w:val="1354457283"/>
            <w:rPr>
              <w:ins w:id="559" w:author="Martin Novák" w:date="2023-03-24T14:41:00Z"/>
              <w:rFonts w:eastAsia="Times New Roman"/>
            </w:rPr>
          </w:pPr>
          <w:ins w:id="560" w:author="Martin Novák" w:date="2023-03-24T14:41:00Z">
            <w:r>
              <w:rPr>
                <w:rFonts w:eastAsia="Times New Roman"/>
              </w:rPr>
              <w:t xml:space="preserve">[61]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ins>
        </w:p>
        <w:p w14:paraId="05613756" w14:textId="77777777" w:rsidR="00B94FE6" w:rsidRDefault="00B94FE6">
          <w:pPr>
            <w:autoSpaceDE w:val="0"/>
            <w:autoSpaceDN w:val="0"/>
            <w:ind w:hanging="640"/>
            <w:divId w:val="1274046845"/>
            <w:rPr>
              <w:ins w:id="561" w:author="Martin Novák" w:date="2023-03-24T14:41:00Z"/>
              <w:rFonts w:eastAsia="Times New Roman"/>
            </w:rPr>
          </w:pPr>
          <w:ins w:id="562" w:author="Martin Novák" w:date="2023-03-24T14:41:00Z">
            <w:r>
              <w:rPr>
                <w:rFonts w:eastAsia="Times New Roman"/>
              </w:rPr>
              <w:t xml:space="preserve">[62]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ins>
        </w:p>
        <w:p w14:paraId="7D948055" w14:textId="77777777" w:rsidR="00B94FE6" w:rsidRDefault="00B94FE6">
          <w:pPr>
            <w:autoSpaceDE w:val="0"/>
            <w:autoSpaceDN w:val="0"/>
            <w:ind w:hanging="640"/>
            <w:divId w:val="354774277"/>
            <w:rPr>
              <w:ins w:id="563" w:author="Martin Novák" w:date="2023-03-24T14:41:00Z"/>
              <w:rFonts w:eastAsia="Times New Roman"/>
            </w:rPr>
          </w:pPr>
          <w:ins w:id="564" w:author="Martin Novák" w:date="2023-03-24T14:41:00Z">
            <w:r>
              <w:rPr>
                <w:rFonts w:eastAsia="Times New Roman"/>
              </w:rPr>
              <w:t xml:space="preserve">[63]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ins>
        </w:p>
        <w:p w14:paraId="450C2F85" w14:textId="77777777" w:rsidR="00B94FE6" w:rsidRDefault="00B94FE6">
          <w:pPr>
            <w:autoSpaceDE w:val="0"/>
            <w:autoSpaceDN w:val="0"/>
            <w:ind w:hanging="640"/>
            <w:divId w:val="202056281"/>
            <w:rPr>
              <w:ins w:id="565" w:author="Martin Novák" w:date="2023-03-24T14:41:00Z"/>
              <w:rFonts w:eastAsia="Times New Roman"/>
            </w:rPr>
          </w:pPr>
          <w:ins w:id="566" w:author="Martin Novák" w:date="2023-03-24T14:41:00Z">
            <w:r>
              <w:rPr>
                <w:rFonts w:eastAsia="Times New Roman"/>
              </w:rPr>
              <w:lastRenderedPageBreak/>
              <w:t xml:space="preserve">[64]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ins>
        </w:p>
        <w:p w14:paraId="7F87D7DB" w14:textId="77777777" w:rsidR="00B94FE6" w:rsidRDefault="00B94FE6">
          <w:pPr>
            <w:autoSpaceDE w:val="0"/>
            <w:autoSpaceDN w:val="0"/>
            <w:ind w:hanging="640"/>
            <w:divId w:val="1306086338"/>
            <w:rPr>
              <w:ins w:id="567" w:author="Martin Novák" w:date="2023-03-24T14:41:00Z"/>
              <w:rFonts w:eastAsia="Times New Roman"/>
            </w:rPr>
          </w:pPr>
          <w:ins w:id="568" w:author="Martin Novák" w:date="2023-03-24T14:41:00Z">
            <w:r>
              <w:rPr>
                <w:rFonts w:eastAsia="Times New Roman"/>
              </w:rPr>
              <w:t xml:space="preserve">[65]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ins>
        </w:p>
        <w:p w14:paraId="1970E4E5" w14:textId="77777777" w:rsidR="00B94FE6" w:rsidRDefault="00B94FE6">
          <w:pPr>
            <w:autoSpaceDE w:val="0"/>
            <w:autoSpaceDN w:val="0"/>
            <w:ind w:hanging="640"/>
            <w:divId w:val="1721589925"/>
            <w:rPr>
              <w:ins w:id="569" w:author="Martin Novák" w:date="2023-03-24T14:41:00Z"/>
              <w:rFonts w:eastAsia="Times New Roman"/>
            </w:rPr>
          </w:pPr>
          <w:ins w:id="570" w:author="Martin Novák" w:date="2023-03-24T14:41:00Z">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ins>
        </w:p>
        <w:p w14:paraId="1B09F43E" w14:textId="77777777" w:rsidR="00B94FE6" w:rsidRDefault="00B94FE6">
          <w:pPr>
            <w:autoSpaceDE w:val="0"/>
            <w:autoSpaceDN w:val="0"/>
            <w:ind w:hanging="640"/>
            <w:divId w:val="863329723"/>
            <w:rPr>
              <w:ins w:id="571" w:author="Martin Novák" w:date="2023-03-24T14:41:00Z"/>
              <w:rFonts w:eastAsia="Times New Roman"/>
            </w:rPr>
          </w:pPr>
          <w:ins w:id="572" w:author="Martin Novák" w:date="2023-03-24T14:41:00Z">
            <w:r>
              <w:rPr>
                <w:rFonts w:eastAsia="Times New Roman"/>
              </w:rPr>
              <w:t xml:space="preserve">[67] </w:t>
            </w:r>
            <w:r>
              <w:rPr>
                <w:rFonts w:eastAsia="Times New Roman"/>
              </w:rPr>
              <w:tab/>
            </w:r>
            <w:r>
              <w:rPr>
                <w:rFonts w:eastAsia="Times New Roman"/>
                <w:i/>
                <w:iCs/>
              </w:rPr>
              <w:t>Baldur’s Gate: Enhanced Edition</w:t>
            </w:r>
            <w:r>
              <w:rPr>
                <w:rFonts w:eastAsia="Times New Roman"/>
              </w:rPr>
              <w:t xml:space="preserve"> [online]. [vid. 2021-11-12]. Dostupné z: https://www.baldursgate.com/</w:t>
            </w:r>
          </w:ins>
        </w:p>
        <w:p w14:paraId="67EBBA33" w14:textId="77777777" w:rsidR="00B94FE6" w:rsidRDefault="00B94FE6">
          <w:pPr>
            <w:autoSpaceDE w:val="0"/>
            <w:autoSpaceDN w:val="0"/>
            <w:ind w:hanging="640"/>
            <w:divId w:val="1618216087"/>
            <w:rPr>
              <w:ins w:id="573" w:author="Martin Novák" w:date="2023-03-24T14:41:00Z"/>
              <w:rFonts w:eastAsia="Times New Roman"/>
            </w:rPr>
          </w:pPr>
          <w:ins w:id="574" w:author="Martin Novák" w:date="2023-03-24T14:41:00Z">
            <w:r>
              <w:rPr>
                <w:rFonts w:eastAsia="Times New Roman"/>
              </w:rPr>
              <w:t xml:space="preserve">[68]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ins>
        </w:p>
        <w:p w14:paraId="595321E6" w14:textId="77777777" w:rsidR="00B94FE6" w:rsidRDefault="00B94FE6">
          <w:pPr>
            <w:autoSpaceDE w:val="0"/>
            <w:autoSpaceDN w:val="0"/>
            <w:ind w:hanging="640"/>
            <w:divId w:val="252785956"/>
            <w:rPr>
              <w:ins w:id="575" w:author="Martin Novák" w:date="2023-03-24T14:41:00Z"/>
              <w:rFonts w:eastAsia="Times New Roman"/>
            </w:rPr>
          </w:pPr>
          <w:ins w:id="576" w:author="Martin Novák" w:date="2023-03-24T14:41:00Z">
            <w:r>
              <w:rPr>
                <w:rFonts w:eastAsia="Times New Roman"/>
              </w:rPr>
              <w:t xml:space="preserve">[69]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ins>
        </w:p>
        <w:p w14:paraId="6548598E" w14:textId="77777777" w:rsidR="00B94FE6" w:rsidRDefault="00B94FE6">
          <w:pPr>
            <w:autoSpaceDE w:val="0"/>
            <w:autoSpaceDN w:val="0"/>
            <w:ind w:hanging="640"/>
            <w:divId w:val="751320220"/>
            <w:rPr>
              <w:ins w:id="577" w:author="Martin Novák" w:date="2023-03-24T14:41:00Z"/>
              <w:rFonts w:eastAsia="Times New Roman"/>
            </w:rPr>
          </w:pPr>
          <w:ins w:id="578" w:author="Martin Novák" w:date="2023-03-24T14:41:00Z">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23A09719" w14:textId="77777777" w:rsidR="00B94FE6" w:rsidRDefault="00B94FE6">
          <w:pPr>
            <w:autoSpaceDE w:val="0"/>
            <w:autoSpaceDN w:val="0"/>
            <w:ind w:hanging="640"/>
            <w:divId w:val="995575702"/>
            <w:rPr>
              <w:ins w:id="579" w:author="Martin Novák" w:date="2023-03-24T14:41:00Z"/>
              <w:rFonts w:eastAsia="Times New Roman"/>
            </w:rPr>
          </w:pPr>
          <w:ins w:id="580" w:author="Martin Novák" w:date="2023-03-24T14:41:00Z">
            <w:r>
              <w:rPr>
                <w:rFonts w:eastAsia="Times New Roman"/>
              </w:rPr>
              <w:t xml:space="preserve">[71] </w:t>
            </w:r>
            <w:r>
              <w:rPr>
                <w:rFonts w:eastAsia="Times New Roman"/>
              </w:rPr>
              <w:tab/>
            </w:r>
            <w:r>
              <w:rPr>
                <w:rFonts w:eastAsia="Times New Roman"/>
                <w:i/>
                <w:iCs/>
              </w:rPr>
              <w:t>World of Warcraft</w:t>
            </w:r>
            <w:r>
              <w:rPr>
                <w:rFonts w:eastAsia="Times New Roman"/>
              </w:rPr>
              <w:t xml:space="preserve"> [online]. [vid. 2021-11-12]. Dostupné z: https://worldofwarcraft.com/en-gb/</w:t>
            </w:r>
          </w:ins>
        </w:p>
        <w:p w14:paraId="62D14CE2" w14:textId="77777777" w:rsidR="00B94FE6" w:rsidRDefault="00B94FE6">
          <w:pPr>
            <w:autoSpaceDE w:val="0"/>
            <w:autoSpaceDN w:val="0"/>
            <w:ind w:hanging="640"/>
            <w:divId w:val="1495292655"/>
            <w:rPr>
              <w:ins w:id="581" w:author="Martin Novák" w:date="2023-03-24T14:41:00Z"/>
              <w:rFonts w:eastAsia="Times New Roman"/>
            </w:rPr>
          </w:pPr>
          <w:ins w:id="582" w:author="Martin Novák" w:date="2023-03-24T14:41:00Z">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ins>
        </w:p>
        <w:p w14:paraId="127F59CA" w14:textId="77777777" w:rsidR="00B94FE6" w:rsidRDefault="00B94FE6">
          <w:pPr>
            <w:autoSpaceDE w:val="0"/>
            <w:autoSpaceDN w:val="0"/>
            <w:ind w:hanging="640"/>
            <w:divId w:val="338195958"/>
            <w:rPr>
              <w:ins w:id="583" w:author="Martin Novák" w:date="2023-03-24T14:41:00Z"/>
              <w:rFonts w:eastAsia="Times New Roman"/>
            </w:rPr>
          </w:pPr>
          <w:ins w:id="584" w:author="Martin Novák" w:date="2023-03-24T14:41:00Z">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3AA44C23" w14:textId="77777777" w:rsidR="00B94FE6" w:rsidRDefault="00B94FE6">
          <w:pPr>
            <w:autoSpaceDE w:val="0"/>
            <w:autoSpaceDN w:val="0"/>
            <w:ind w:hanging="640"/>
            <w:divId w:val="158159034"/>
            <w:rPr>
              <w:ins w:id="585" w:author="Martin Novák" w:date="2023-03-24T14:41:00Z"/>
              <w:rFonts w:eastAsia="Times New Roman"/>
            </w:rPr>
          </w:pPr>
          <w:ins w:id="586" w:author="Martin Novák" w:date="2023-03-24T14:41:00Z">
            <w:r>
              <w:rPr>
                <w:rFonts w:eastAsia="Times New Roman"/>
              </w:rPr>
              <w:t xml:space="preserve">[74]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ins>
        </w:p>
        <w:p w14:paraId="4C09A591" w14:textId="77777777" w:rsidR="00B94FE6" w:rsidRDefault="00B94FE6">
          <w:pPr>
            <w:autoSpaceDE w:val="0"/>
            <w:autoSpaceDN w:val="0"/>
            <w:ind w:hanging="640"/>
            <w:divId w:val="2094467746"/>
            <w:rPr>
              <w:ins w:id="587" w:author="Martin Novák" w:date="2023-03-24T14:41:00Z"/>
              <w:rFonts w:eastAsia="Times New Roman"/>
            </w:rPr>
          </w:pPr>
          <w:ins w:id="588" w:author="Martin Novák" w:date="2023-03-24T14:41:00Z">
            <w:r>
              <w:rPr>
                <w:rFonts w:eastAsia="Times New Roman"/>
              </w:rPr>
              <w:t xml:space="preserve">[75]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29219720" w14:textId="77777777" w:rsidR="00B94FE6" w:rsidRDefault="00B94FE6">
          <w:pPr>
            <w:autoSpaceDE w:val="0"/>
            <w:autoSpaceDN w:val="0"/>
            <w:ind w:hanging="640"/>
            <w:divId w:val="1629431683"/>
            <w:rPr>
              <w:ins w:id="589" w:author="Martin Novák" w:date="2023-03-24T14:41:00Z"/>
              <w:rFonts w:eastAsia="Times New Roman"/>
            </w:rPr>
          </w:pPr>
          <w:ins w:id="590" w:author="Martin Novák" w:date="2023-03-24T14:41:00Z">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08AF6C3D" w14:textId="77777777" w:rsidR="00B94FE6" w:rsidRDefault="00B94FE6">
          <w:pPr>
            <w:autoSpaceDE w:val="0"/>
            <w:autoSpaceDN w:val="0"/>
            <w:ind w:hanging="640"/>
            <w:divId w:val="1562792099"/>
            <w:rPr>
              <w:ins w:id="591" w:author="Martin Novák" w:date="2023-03-24T14:41:00Z"/>
              <w:rFonts w:eastAsia="Times New Roman"/>
            </w:rPr>
          </w:pPr>
          <w:ins w:id="592" w:author="Martin Novák" w:date="2023-03-24T14:41:00Z">
            <w:r>
              <w:rPr>
                <w:rFonts w:eastAsia="Times New Roman"/>
              </w:rPr>
              <w:t xml:space="preserve">[77]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ins>
        </w:p>
        <w:p w14:paraId="4CD809D2" w14:textId="77777777" w:rsidR="00B94FE6" w:rsidRDefault="00B94FE6">
          <w:pPr>
            <w:autoSpaceDE w:val="0"/>
            <w:autoSpaceDN w:val="0"/>
            <w:ind w:hanging="640"/>
            <w:divId w:val="723454456"/>
            <w:rPr>
              <w:ins w:id="593" w:author="Martin Novák" w:date="2023-03-24T14:41:00Z"/>
              <w:rFonts w:eastAsia="Times New Roman"/>
            </w:rPr>
          </w:pPr>
          <w:ins w:id="594" w:author="Martin Novák" w:date="2023-03-24T14:41:00Z">
            <w:r>
              <w:rPr>
                <w:rFonts w:eastAsia="Times New Roman"/>
              </w:rPr>
              <w:t xml:space="preserve">[78]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ins>
        </w:p>
        <w:p w14:paraId="16FD96D5" w14:textId="77777777" w:rsidR="00B94FE6" w:rsidRDefault="00B94FE6">
          <w:pPr>
            <w:autoSpaceDE w:val="0"/>
            <w:autoSpaceDN w:val="0"/>
            <w:ind w:hanging="640"/>
            <w:divId w:val="2037268634"/>
            <w:rPr>
              <w:ins w:id="595" w:author="Martin Novák" w:date="2023-03-24T14:41:00Z"/>
              <w:rFonts w:eastAsia="Times New Roman"/>
            </w:rPr>
          </w:pPr>
          <w:ins w:id="596" w:author="Martin Novák" w:date="2023-03-24T14:41:00Z">
            <w:r>
              <w:rPr>
                <w:rFonts w:eastAsia="Times New Roman"/>
              </w:rPr>
              <w:t xml:space="preserve">[79]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ins>
        </w:p>
        <w:p w14:paraId="19901F2E" w14:textId="77777777" w:rsidR="00B94FE6" w:rsidRDefault="00B94FE6">
          <w:pPr>
            <w:autoSpaceDE w:val="0"/>
            <w:autoSpaceDN w:val="0"/>
            <w:ind w:hanging="640"/>
            <w:divId w:val="1721055316"/>
            <w:rPr>
              <w:ins w:id="597" w:author="Martin Novák" w:date="2023-03-24T14:41:00Z"/>
              <w:rFonts w:eastAsia="Times New Roman"/>
            </w:rPr>
          </w:pPr>
          <w:ins w:id="598" w:author="Martin Novák" w:date="2023-03-24T14:41:00Z">
            <w:r>
              <w:rPr>
                <w:rFonts w:eastAsia="Times New Roman"/>
              </w:rPr>
              <w:t xml:space="preserve">[80] </w:t>
            </w:r>
            <w:r>
              <w:rPr>
                <w:rFonts w:eastAsia="Times New Roman"/>
              </w:rPr>
              <w:tab/>
            </w:r>
            <w:r>
              <w:rPr>
                <w:rFonts w:eastAsia="Times New Roman"/>
                <w:i/>
                <w:iCs/>
              </w:rPr>
              <w:t>Mortal Kombat 11 Ultimate</w:t>
            </w:r>
            <w:r>
              <w:rPr>
                <w:rFonts w:eastAsia="Times New Roman"/>
              </w:rPr>
              <w:t xml:space="preserve"> [online]. [vid. 2021-11-12]. Dostupné z: https://www.mortalkombat.com/</w:t>
            </w:r>
          </w:ins>
        </w:p>
        <w:p w14:paraId="4908EB39" w14:textId="77777777" w:rsidR="00B94FE6" w:rsidRDefault="00B94FE6">
          <w:pPr>
            <w:autoSpaceDE w:val="0"/>
            <w:autoSpaceDN w:val="0"/>
            <w:ind w:hanging="640"/>
            <w:divId w:val="318577203"/>
            <w:rPr>
              <w:ins w:id="599" w:author="Martin Novák" w:date="2023-03-24T14:41:00Z"/>
              <w:rFonts w:eastAsia="Times New Roman"/>
            </w:rPr>
          </w:pPr>
          <w:ins w:id="600" w:author="Martin Novák" w:date="2023-03-24T14:41:00Z">
            <w:r>
              <w:rPr>
                <w:rFonts w:eastAsia="Times New Roman"/>
              </w:rPr>
              <w:t xml:space="preserve">[81] </w:t>
            </w:r>
            <w:r>
              <w:rPr>
                <w:rFonts w:eastAsia="Times New Roman"/>
              </w:rPr>
              <w:tab/>
            </w:r>
            <w:r>
              <w:rPr>
                <w:rFonts w:eastAsia="Times New Roman"/>
                <w:i/>
                <w:iCs/>
              </w:rPr>
              <w:t>DOOM Eternal | Bethesda.net</w:t>
            </w:r>
            <w:r>
              <w:rPr>
                <w:rFonts w:eastAsia="Times New Roman"/>
              </w:rPr>
              <w:t xml:space="preserve"> [online]. [vid. 2021-11-12]. Dostupné z: https://bethesda.net/en/game/doom</w:t>
            </w:r>
          </w:ins>
        </w:p>
        <w:p w14:paraId="7634B66E" w14:textId="77777777" w:rsidR="00B94FE6" w:rsidRDefault="00B94FE6">
          <w:pPr>
            <w:autoSpaceDE w:val="0"/>
            <w:autoSpaceDN w:val="0"/>
            <w:ind w:hanging="640"/>
            <w:divId w:val="353314053"/>
            <w:rPr>
              <w:ins w:id="601" w:author="Martin Novák" w:date="2023-03-24T14:41:00Z"/>
              <w:rFonts w:eastAsia="Times New Roman"/>
            </w:rPr>
          </w:pPr>
          <w:ins w:id="602" w:author="Martin Novák" w:date="2023-03-24T14:41:00Z">
            <w:r>
              <w:rPr>
                <w:rFonts w:eastAsia="Times New Roman"/>
              </w:rPr>
              <w:lastRenderedPageBreak/>
              <w:t xml:space="preserve">[82] </w:t>
            </w:r>
            <w:r>
              <w:rPr>
                <w:rFonts w:eastAsia="Times New Roman"/>
              </w:rPr>
              <w:tab/>
            </w:r>
            <w:r>
              <w:rPr>
                <w:rFonts w:eastAsia="Times New Roman"/>
                <w:i/>
                <w:iCs/>
              </w:rPr>
              <w:t>Mafia: Trilogy - Home</w:t>
            </w:r>
            <w:r>
              <w:rPr>
                <w:rFonts w:eastAsia="Times New Roman"/>
              </w:rPr>
              <w:t xml:space="preserve"> [online]. [vid. 2021-12-20]. Dostupné z: https://mafiagame.com/cs-CZ/</w:t>
            </w:r>
          </w:ins>
        </w:p>
        <w:p w14:paraId="5F479A29" w14:textId="77777777" w:rsidR="00B94FE6" w:rsidRDefault="00B94FE6">
          <w:pPr>
            <w:autoSpaceDE w:val="0"/>
            <w:autoSpaceDN w:val="0"/>
            <w:ind w:hanging="640"/>
            <w:divId w:val="1425107866"/>
            <w:rPr>
              <w:ins w:id="603" w:author="Martin Novák" w:date="2023-03-24T14:41:00Z"/>
              <w:rFonts w:eastAsia="Times New Roman"/>
            </w:rPr>
          </w:pPr>
          <w:ins w:id="604" w:author="Martin Novák" w:date="2023-03-24T14:41:00Z">
            <w:r>
              <w:rPr>
                <w:rFonts w:eastAsia="Times New Roman"/>
              </w:rPr>
              <w:t xml:space="preserve">[83]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ins>
        </w:p>
        <w:p w14:paraId="58F20F01" w14:textId="77777777" w:rsidR="00B94FE6" w:rsidRDefault="00B94FE6">
          <w:pPr>
            <w:autoSpaceDE w:val="0"/>
            <w:autoSpaceDN w:val="0"/>
            <w:ind w:hanging="640"/>
            <w:divId w:val="724641019"/>
            <w:rPr>
              <w:ins w:id="605" w:author="Martin Novák" w:date="2023-03-24T14:41:00Z"/>
              <w:rFonts w:eastAsia="Times New Roman"/>
            </w:rPr>
          </w:pPr>
          <w:ins w:id="606" w:author="Martin Novák" w:date="2023-03-24T14:41:00Z">
            <w:r>
              <w:rPr>
                <w:rFonts w:eastAsia="Times New Roman"/>
              </w:rPr>
              <w:t xml:space="preserve">[84]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ins>
        </w:p>
        <w:p w14:paraId="593679B8" w14:textId="77777777" w:rsidR="00B94FE6" w:rsidRDefault="00B94FE6">
          <w:pPr>
            <w:autoSpaceDE w:val="0"/>
            <w:autoSpaceDN w:val="0"/>
            <w:ind w:hanging="640"/>
            <w:divId w:val="1384211795"/>
            <w:rPr>
              <w:ins w:id="607" w:author="Martin Novák" w:date="2023-03-24T14:41:00Z"/>
              <w:rFonts w:eastAsia="Times New Roman"/>
            </w:rPr>
          </w:pPr>
          <w:ins w:id="608" w:author="Martin Novák" w:date="2023-03-24T14:41:00Z">
            <w:r>
              <w:rPr>
                <w:rFonts w:eastAsia="Times New Roman"/>
              </w:rPr>
              <w:t xml:space="preserve">[85]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ins>
        </w:p>
        <w:p w14:paraId="19E87850" w14:textId="77777777" w:rsidR="00B94FE6" w:rsidRDefault="00B94FE6">
          <w:pPr>
            <w:autoSpaceDE w:val="0"/>
            <w:autoSpaceDN w:val="0"/>
            <w:ind w:hanging="640"/>
            <w:divId w:val="1050112666"/>
            <w:rPr>
              <w:ins w:id="609" w:author="Martin Novák" w:date="2023-03-24T14:41:00Z"/>
              <w:rFonts w:eastAsia="Times New Roman"/>
            </w:rPr>
          </w:pPr>
          <w:ins w:id="610" w:author="Martin Novák" w:date="2023-03-24T14:41:00Z">
            <w:r>
              <w:rPr>
                <w:rFonts w:eastAsia="Times New Roman"/>
              </w:rPr>
              <w:t xml:space="preserve">[86]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ins>
        </w:p>
        <w:p w14:paraId="065C6132" w14:textId="77777777" w:rsidR="00B94FE6" w:rsidRDefault="00B94FE6">
          <w:pPr>
            <w:autoSpaceDE w:val="0"/>
            <w:autoSpaceDN w:val="0"/>
            <w:ind w:hanging="640"/>
            <w:divId w:val="557010746"/>
            <w:rPr>
              <w:ins w:id="611" w:author="Martin Novák" w:date="2023-03-24T14:41:00Z"/>
              <w:rFonts w:eastAsia="Times New Roman"/>
            </w:rPr>
          </w:pPr>
          <w:ins w:id="612" w:author="Martin Novák" w:date="2023-03-24T14:41:00Z">
            <w:r>
              <w:rPr>
                <w:rFonts w:eastAsia="Times New Roman"/>
              </w:rPr>
              <w:t xml:space="preserve">[87]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ins>
        </w:p>
        <w:p w14:paraId="21095D42" w14:textId="77777777" w:rsidR="00B94FE6" w:rsidRDefault="00B94FE6">
          <w:pPr>
            <w:autoSpaceDE w:val="0"/>
            <w:autoSpaceDN w:val="0"/>
            <w:ind w:hanging="640"/>
            <w:divId w:val="184289129"/>
            <w:rPr>
              <w:ins w:id="613" w:author="Martin Novák" w:date="2023-03-24T14:41:00Z"/>
              <w:rFonts w:eastAsia="Times New Roman"/>
            </w:rPr>
          </w:pPr>
          <w:ins w:id="614" w:author="Martin Novák" w:date="2023-03-24T14:41:00Z">
            <w:r>
              <w:rPr>
                <w:rFonts w:eastAsia="Times New Roman"/>
              </w:rPr>
              <w:t xml:space="preserve">[88]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ins>
        </w:p>
        <w:p w14:paraId="7F4B7940" w14:textId="77777777" w:rsidR="00B94FE6" w:rsidRDefault="00B94FE6">
          <w:pPr>
            <w:autoSpaceDE w:val="0"/>
            <w:autoSpaceDN w:val="0"/>
            <w:ind w:hanging="640"/>
            <w:divId w:val="1057702672"/>
            <w:rPr>
              <w:ins w:id="615" w:author="Martin Novák" w:date="2023-03-24T14:41:00Z"/>
              <w:rFonts w:eastAsia="Times New Roman"/>
            </w:rPr>
          </w:pPr>
          <w:ins w:id="616" w:author="Martin Novák" w:date="2023-03-24T14:41:00Z">
            <w:r>
              <w:rPr>
                <w:rFonts w:eastAsia="Times New Roman"/>
              </w:rPr>
              <w:t xml:space="preserve">[89]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ins>
        </w:p>
        <w:p w14:paraId="0D778902" w14:textId="77777777" w:rsidR="00B94FE6" w:rsidRDefault="00B94FE6">
          <w:pPr>
            <w:autoSpaceDE w:val="0"/>
            <w:autoSpaceDN w:val="0"/>
            <w:ind w:hanging="640"/>
            <w:divId w:val="1361007663"/>
            <w:rPr>
              <w:ins w:id="617" w:author="Martin Novák" w:date="2023-03-24T14:41:00Z"/>
              <w:rFonts w:eastAsia="Times New Roman"/>
            </w:rPr>
          </w:pPr>
          <w:ins w:id="618" w:author="Martin Novák" w:date="2023-03-24T14:41:00Z">
            <w:r>
              <w:rPr>
                <w:rFonts w:eastAsia="Times New Roman"/>
              </w:rPr>
              <w:t xml:space="preserve">[90]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ins>
        </w:p>
        <w:p w14:paraId="3DCFD5D6" w14:textId="77777777" w:rsidR="00B94FE6" w:rsidRDefault="00B94FE6">
          <w:pPr>
            <w:autoSpaceDE w:val="0"/>
            <w:autoSpaceDN w:val="0"/>
            <w:ind w:hanging="640"/>
            <w:divId w:val="743406727"/>
            <w:rPr>
              <w:ins w:id="619" w:author="Martin Novák" w:date="2023-03-24T14:41:00Z"/>
              <w:rFonts w:eastAsia="Times New Roman"/>
            </w:rPr>
          </w:pPr>
          <w:ins w:id="620" w:author="Martin Novák" w:date="2023-03-24T14:41:00Z">
            <w:r>
              <w:rPr>
                <w:rFonts w:eastAsia="Times New Roman"/>
              </w:rPr>
              <w:t xml:space="preserve">[91]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ins>
        </w:p>
        <w:p w14:paraId="694B50DA" w14:textId="77777777" w:rsidR="00B94FE6" w:rsidRDefault="00B94FE6">
          <w:pPr>
            <w:autoSpaceDE w:val="0"/>
            <w:autoSpaceDN w:val="0"/>
            <w:ind w:hanging="640"/>
            <w:divId w:val="1640303400"/>
            <w:rPr>
              <w:ins w:id="621" w:author="Martin Novák" w:date="2023-03-24T14:41:00Z"/>
              <w:rFonts w:eastAsia="Times New Roman"/>
            </w:rPr>
          </w:pPr>
          <w:ins w:id="622" w:author="Martin Novák" w:date="2023-03-24T14:41:00Z">
            <w:r>
              <w:rPr>
                <w:rFonts w:eastAsia="Times New Roman"/>
              </w:rPr>
              <w:t xml:space="preserve">[92]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ins>
        </w:p>
        <w:p w14:paraId="09699A6F" w14:textId="77777777" w:rsidR="00B94FE6" w:rsidRDefault="00B94FE6">
          <w:pPr>
            <w:autoSpaceDE w:val="0"/>
            <w:autoSpaceDN w:val="0"/>
            <w:ind w:hanging="640"/>
            <w:divId w:val="56707878"/>
            <w:rPr>
              <w:ins w:id="623" w:author="Martin Novák" w:date="2023-03-24T14:41:00Z"/>
              <w:rFonts w:eastAsia="Times New Roman"/>
            </w:rPr>
          </w:pPr>
          <w:ins w:id="624" w:author="Martin Novák" w:date="2023-03-24T14:41:00Z">
            <w:r>
              <w:rPr>
                <w:rFonts w:eastAsia="Times New Roman"/>
              </w:rPr>
              <w:t xml:space="preserve">[93]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ins>
        </w:p>
        <w:p w14:paraId="335642A2" w14:textId="77777777" w:rsidR="00B94FE6" w:rsidRDefault="00B94FE6">
          <w:pPr>
            <w:autoSpaceDE w:val="0"/>
            <w:autoSpaceDN w:val="0"/>
            <w:ind w:hanging="640"/>
            <w:divId w:val="23142327"/>
            <w:rPr>
              <w:ins w:id="625" w:author="Martin Novák" w:date="2023-03-24T14:41:00Z"/>
              <w:rFonts w:eastAsia="Times New Roman"/>
            </w:rPr>
          </w:pPr>
          <w:ins w:id="626" w:author="Martin Novák" w:date="2023-03-24T14:41:00Z">
            <w:r>
              <w:rPr>
                <w:rFonts w:eastAsia="Times New Roman"/>
              </w:rPr>
              <w:t xml:space="preserve">[94]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ins>
        </w:p>
        <w:p w14:paraId="0F46FE12" w14:textId="77777777" w:rsidR="00B94FE6" w:rsidRDefault="00B94FE6">
          <w:pPr>
            <w:autoSpaceDE w:val="0"/>
            <w:autoSpaceDN w:val="0"/>
            <w:ind w:hanging="640"/>
            <w:divId w:val="1403797289"/>
            <w:rPr>
              <w:ins w:id="627" w:author="Martin Novák" w:date="2023-03-24T14:41:00Z"/>
              <w:rFonts w:eastAsia="Times New Roman"/>
            </w:rPr>
          </w:pPr>
          <w:ins w:id="628" w:author="Martin Novák" w:date="2023-03-24T14:41:00Z">
            <w:r>
              <w:rPr>
                <w:rFonts w:eastAsia="Times New Roman"/>
              </w:rPr>
              <w:t xml:space="preserve">[95]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ins>
        </w:p>
        <w:p w14:paraId="318DBB60" w14:textId="77777777" w:rsidR="00B94FE6" w:rsidRDefault="00B94FE6">
          <w:pPr>
            <w:autoSpaceDE w:val="0"/>
            <w:autoSpaceDN w:val="0"/>
            <w:ind w:hanging="640"/>
            <w:divId w:val="583800093"/>
            <w:rPr>
              <w:ins w:id="629" w:author="Martin Novák" w:date="2023-03-24T14:41:00Z"/>
              <w:rFonts w:eastAsia="Times New Roman"/>
            </w:rPr>
          </w:pPr>
          <w:ins w:id="630" w:author="Martin Novák" w:date="2023-03-24T14:41:00Z">
            <w:r>
              <w:rPr>
                <w:rFonts w:eastAsia="Times New Roman"/>
              </w:rPr>
              <w:t xml:space="preserve">[96]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ins>
        </w:p>
        <w:p w14:paraId="255A2C9D" w14:textId="77777777" w:rsidR="00B94FE6" w:rsidRDefault="00B94FE6">
          <w:pPr>
            <w:autoSpaceDE w:val="0"/>
            <w:autoSpaceDN w:val="0"/>
            <w:ind w:hanging="640"/>
            <w:divId w:val="2137523738"/>
            <w:rPr>
              <w:ins w:id="631" w:author="Martin Novák" w:date="2023-03-24T14:41:00Z"/>
              <w:rFonts w:eastAsia="Times New Roman"/>
            </w:rPr>
          </w:pPr>
          <w:ins w:id="632" w:author="Martin Novák" w:date="2023-03-24T14:41:00Z">
            <w:r>
              <w:rPr>
                <w:rFonts w:eastAsia="Times New Roman"/>
              </w:rPr>
              <w:t xml:space="preserve">[97]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ins>
        </w:p>
        <w:p w14:paraId="0F6E5B9B" w14:textId="77777777" w:rsidR="00B94FE6" w:rsidRDefault="00B94FE6">
          <w:pPr>
            <w:autoSpaceDE w:val="0"/>
            <w:autoSpaceDN w:val="0"/>
            <w:ind w:hanging="640"/>
            <w:divId w:val="344287269"/>
            <w:rPr>
              <w:ins w:id="633" w:author="Martin Novák" w:date="2023-03-24T14:41:00Z"/>
              <w:rFonts w:eastAsia="Times New Roman"/>
            </w:rPr>
          </w:pPr>
          <w:ins w:id="634" w:author="Martin Novák" w:date="2023-03-24T14:41:00Z">
            <w:r>
              <w:rPr>
                <w:rFonts w:eastAsia="Times New Roman"/>
              </w:rPr>
              <w:t xml:space="preserve">[98]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ins>
        </w:p>
        <w:p w14:paraId="17BCF140" w14:textId="77777777" w:rsidR="00B94FE6" w:rsidRDefault="00B94FE6">
          <w:pPr>
            <w:autoSpaceDE w:val="0"/>
            <w:autoSpaceDN w:val="0"/>
            <w:ind w:hanging="640"/>
            <w:divId w:val="45379640"/>
            <w:rPr>
              <w:ins w:id="635" w:author="Martin Novák" w:date="2023-03-24T14:41:00Z"/>
              <w:rFonts w:eastAsia="Times New Roman"/>
            </w:rPr>
          </w:pPr>
          <w:ins w:id="636" w:author="Martin Novák" w:date="2023-03-24T14:41:00Z">
            <w:r>
              <w:rPr>
                <w:rFonts w:eastAsia="Times New Roman"/>
              </w:rPr>
              <w:t xml:space="preserve">[99]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ins>
        </w:p>
        <w:p w14:paraId="467FD09C" w14:textId="77777777" w:rsidR="00B94FE6" w:rsidRDefault="00B94FE6">
          <w:pPr>
            <w:autoSpaceDE w:val="0"/>
            <w:autoSpaceDN w:val="0"/>
            <w:ind w:hanging="640"/>
            <w:divId w:val="1305698367"/>
            <w:rPr>
              <w:ins w:id="637" w:author="Martin Novák" w:date="2023-03-24T14:41:00Z"/>
              <w:rFonts w:eastAsia="Times New Roman"/>
            </w:rPr>
          </w:pPr>
          <w:ins w:id="638" w:author="Martin Novák" w:date="2023-03-24T14:41:00Z">
            <w:r>
              <w:rPr>
                <w:rFonts w:eastAsia="Times New Roman"/>
              </w:rPr>
              <w:lastRenderedPageBreak/>
              <w:t xml:space="preserve">[100]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ins>
        </w:p>
        <w:p w14:paraId="3072B888" w14:textId="77777777" w:rsidR="00B94FE6" w:rsidRDefault="00B94FE6">
          <w:pPr>
            <w:autoSpaceDE w:val="0"/>
            <w:autoSpaceDN w:val="0"/>
            <w:ind w:hanging="640"/>
            <w:divId w:val="1746609353"/>
            <w:rPr>
              <w:ins w:id="639" w:author="Martin Novák" w:date="2023-03-24T14:41:00Z"/>
              <w:rFonts w:eastAsia="Times New Roman"/>
            </w:rPr>
          </w:pPr>
          <w:ins w:id="640" w:author="Martin Novák" w:date="2023-03-24T14:41:00Z">
            <w:r>
              <w:rPr>
                <w:rFonts w:eastAsia="Times New Roman"/>
              </w:rPr>
              <w:t xml:space="preserve">[101]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ins>
        </w:p>
        <w:p w14:paraId="3C1DF44D" w14:textId="77777777" w:rsidR="00B94FE6" w:rsidRDefault="00B94FE6">
          <w:pPr>
            <w:autoSpaceDE w:val="0"/>
            <w:autoSpaceDN w:val="0"/>
            <w:ind w:hanging="640"/>
            <w:divId w:val="1318221693"/>
            <w:rPr>
              <w:ins w:id="641" w:author="Martin Novák" w:date="2023-03-24T14:41:00Z"/>
              <w:rFonts w:eastAsia="Times New Roman"/>
            </w:rPr>
          </w:pPr>
          <w:ins w:id="642" w:author="Martin Novák" w:date="2023-03-24T14:41:00Z">
            <w:r>
              <w:rPr>
                <w:rFonts w:eastAsia="Times New Roman"/>
              </w:rPr>
              <w:t xml:space="preserve">[102]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ins>
        </w:p>
        <w:p w14:paraId="6431FEF8" w14:textId="77777777" w:rsidR="00B94FE6" w:rsidRDefault="00B94FE6">
          <w:pPr>
            <w:autoSpaceDE w:val="0"/>
            <w:autoSpaceDN w:val="0"/>
            <w:ind w:hanging="640"/>
            <w:divId w:val="536087725"/>
            <w:rPr>
              <w:ins w:id="643" w:author="Martin Novák" w:date="2023-03-24T14:41:00Z"/>
              <w:rFonts w:eastAsia="Times New Roman"/>
            </w:rPr>
          </w:pPr>
          <w:ins w:id="644" w:author="Martin Novák" w:date="2023-03-24T14:41:00Z">
            <w:r>
              <w:rPr>
                <w:rFonts w:eastAsia="Times New Roman"/>
              </w:rPr>
              <w:t xml:space="preserve">[103] </w:t>
            </w:r>
            <w:r>
              <w:rPr>
                <w:rFonts w:eastAsia="Times New Roman"/>
              </w:rPr>
              <w:tab/>
            </w:r>
            <w:r>
              <w:rPr>
                <w:rFonts w:eastAsia="Times New Roman"/>
                <w:i/>
                <w:iCs/>
              </w:rPr>
              <w:t>Difference between WPF and WinForms - GeeksforGeeks</w:t>
            </w:r>
            <w:r>
              <w:rPr>
                <w:rFonts w:eastAsia="Times New Roman"/>
              </w:rPr>
              <w:t xml:space="preserve"> [online]. [vid. 2023-03-24]. Dostupné z: https://www.geeksforgeeks.org/difference-between-wpf-and-winforms/</w:t>
            </w:r>
          </w:ins>
        </w:p>
        <w:p w14:paraId="6D0F577E" w14:textId="77777777" w:rsidR="00B94FE6" w:rsidRDefault="00B94FE6">
          <w:pPr>
            <w:autoSpaceDE w:val="0"/>
            <w:autoSpaceDN w:val="0"/>
            <w:ind w:hanging="640"/>
            <w:divId w:val="1641762461"/>
            <w:rPr>
              <w:ins w:id="645" w:author="Martin Novák" w:date="2023-03-24T14:41:00Z"/>
              <w:rFonts w:eastAsia="Times New Roman"/>
            </w:rPr>
          </w:pPr>
          <w:ins w:id="646" w:author="Martin Novák" w:date="2023-03-24T14:41:00Z">
            <w:r>
              <w:rPr>
                <w:rFonts w:eastAsia="Times New Roman"/>
              </w:rPr>
              <w:t xml:space="preserve">[104]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ins>
        </w:p>
        <w:p w14:paraId="009C7018" w14:textId="77777777" w:rsidR="00B94FE6" w:rsidRDefault="00B94FE6">
          <w:pPr>
            <w:autoSpaceDE w:val="0"/>
            <w:autoSpaceDN w:val="0"/>
            <w:ind w:hanging="640"/>
            <w:divId w:val="40058868"/>
            <w:rPr>
              <w:ins w:id="647" w:author="Martin Novák" w:date="2023-03-24T14:41:00Z"/>
              <w:rFonts w:eastAsia="Times New Roman"/>
            </w:rPr>
          </w:pPr>
          <w:ins w:id="648" w:author="Martin Novák" w:date="2023-03-24T14:41:00Z">
            <w:r>
              <w:rPr>
                <w:rFonts w:eastAsia="Times New Roman"/>
              </w:rPr>
              <w:t xml:space="preserve">[105]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ins>
        </w:p>
        <w:p w14:paraId="0C84EAD1" w14:textId="77777777" w:rsidR="00B94FE6" w:rsidRDefault="00B94FE6">
          <w:pPr>
            <w:autoSpaceDE w:val="0"/>
            <w:autoSpaceDN w:val="0"/>
            <w:ind w:hanging="640"/>
            <w:divId w:val="2134055720"/>
            <w:rPr>
              <w:ins w:id="649" w:author="Martin Novák" w:date="2023-03-24T14:41:00Z"/>
              <w:rFonts w:eastAsia="Times New Roman"/>
            </w:rPr>
          </w:pPr>
          <w:ins w:id="650" w:author="Martin Novák" w:date="2023-03-24T14:41:00Z">
            <w:r>
              <w:rPr>
                <w:rFonts w:eastAsia="Times New Roman"/>
              </w:rPr>
              <w:t xml:space="preserve">[106]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ins>
        </w:p>
        <w:p w14:paraId="6230F9D7" w14:textId="77777777" w:rsidR="00B94FE6" w:rsidRDefault="00B94FE6">
          <w:pPr>
            <w:autoSpaceDE w:val="0"/>
            <w:autoSpaceDN w:val="0"/>
            <w:ind w:hanging="640"/>
            <w:divId w:val="1484078584"/>
            <w:rPr>
              <w:ins w:id="651" w:author="Martin Novák" w:date="2023-03-24T14:41:00Z"/>
              <w:rFonts w:eastAsia="Times New Roman"/>
            </w:rPr>
          </w:pPr>
          <w:ins w:id="652" w:author="Martin Novák" w:date="2023-03-24T14:41:00Z">
            <w:r>
              <w:rPr>
                <w:rFonts w:eastAsia="Times New Roman"/>
              </w:rPr>
              <w:t xml:space="preserve">[107]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ins>
        </w:p>
        <w:p w14:paraId="0BED8F01" w14:textId="77777777" w:rsidR="00B94FE6" w:rsidRDefault="00B94FE6">
          <w:pPr>
            <w:autoSpaceDE w:val="0"/>
            <w:autoSpaceDN w:val="0"/>
            <w:ind w:hanging="640"/>
            <w:divId w:val="1830632737"/>
            <w:rPr>
              <w:ins w:id="653" w:author="Martin Novák" w:date="2023-03-24T14:41:00Z"/>
              <w:rFonts w:eastAsia="Times New Roman"/>
            </w:rPr>
          </w:pPr>
          <w:ins w:id="654" w:author="Martin Novák" w:date="2023-03-24T14:41:00Z">
            <w:r>
              <w:rPr>
                <w:rFonts w:eastAsia="Times New Roman"/>
              </w:rPr>
              <w:t xml:space="preserve">[108]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ins>
        </w:p>
        <w:p w14:paraId="3393C5B9" w14:textId="77777777" w:rsidR="00B94FE6" w:rsidRDefault="00B94FE6">
          <w:pPr>
            <w:autoSpaceDE w:val="0"/>
            <w:autoSpaceDN w:val="0"/>
            <w:ind w:hanging="640"/>
            <w:divId w:val="804666869"/>
            <w:rPr>
              <w:ins w:id="655" w:author="Martin Novák" w:date="2023-03-24T14:41:00Z"/>
              <w:rFonts w:eastAsia="Times New Roman"/>
            </w:rPr>
          </w:pPr>
          <w:ins w:id="656" w:author="Martin Novák" w:date="2023-03-24T14:41:00Z">
            <w:r>
              <w:rPr>
                <w:rFonts w:eastAsia="Times New Roman"/>
              </w:rPr>
              <w:t xml:space="preserve">[109]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ins>
        </w:p>
        <w:p w14:paraId="47151210" w14:textId="77777777" w:rsidR="00B94FE6" w:rsidRDefault="00B94FE6">
          <w:pPr>
            <w:autoSpaceDE w:val="0"/>
            <w:autoSpaceDN w:val="0"/>
            <w:ind w:hanging="640"/>
            <w:divId w:val="1734817400"/>
            <w:rPr>
              <w:ins w:id="657" w:author="Martin Novák" w:date="2023-03-24T14:41:00Z"/>
              <w:rFonts w:eastAsia="Times New Roman"/>
            </w:rPr>
          </w:pPr>
          <w:ins w:id="658" w:author="Martin Novák" w:date="2023-03-24T14:41:00Z">
            <w:r>
              <w:rPr>
                <w:rFonts w:eastAsia="Times New Roman"/>
              </w:rPr>
              <w:t xml:space="preserve">[110]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ins>
        </w:p>
        <w:p w14:paraId="0E62D113" w14:textId="77777777" w:rsidR="00B94FE6" w:rsidRDefault="00B94FE6">
          <w:pPr>
            <w:autoSpaceDE w:val="0"/>
            <w:autoSpaceDN w:val="0"/>
            <w:ind w:hanging="640"/>
            <w:divId w:val="1154030614"/>
            <w:rPr>
              <w:ins w:id="659" w:author="Martin Novák" w:date="2023-03-24T14:41:00Z"/>
              <w:rFonts w:eastAsia="Times New Roman"/>
            </w:rPr>
          </w:pPr>
          <w:ins w:id="660" w:author="Martin Novák" w:date="2023-03-24T14:41:00Z">
            <w:r>
              <w:rPr>
                <w:rFonts w:eastAsia="Times New Roman"/>
              </w:rPr>
              <w:t xml:space="preserve">[111]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ins>
        </w:p>
        <w:p w14:paraId="7FFB7088" w14:textId="77777777" w:rsidR="00B94FE6" w:rsidRDefault="00B94FE6">
          <w:pPr>
            <w:autoSpaceDE w:val="0"/>
            <w:autoSpaceDN w:val="0"/>
            <w:ind w:hanging="640"/>
            <w:divId w:val="145706753"/>
            <w:rPr>
              <w:ins w:id="661" w:author="Martin Novák" w:date="2023-03-24T14:41:00Z"/>
              <w:rFonts w:eastAsia="Times New Roman"/>
            </w:rPr>
          </w:pPr>
          <w:ins w:id="662" w:author="Martin Novák" w:date="2023-03-24T14:41:00Z">
            <w:r>
              <w:rPr>
                <w:rFonts w:eastAsia="Times New Roman"/>
              </w:rPr>
              <w:t xml:space="preserve">[112]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ins>
        </w:p>
        <w:p w14:paraId="6C191F2B" w14:textId="77777777" w:rsidR="00B94FE6" w:rsidRDefault="00B94FE6">
          <w:pPr>
            <w:autoSpaceDE w:val="0"/>
            <w:autoSpaceDN w:val="0"/>
            <w:ind w:hanging="640"/>
            <w:divId w:val="1872957637"/>
            <w:rPr>
              <w:ins w:id="663" w:author="Martin Novák" w:date="2023-03-24T14:41:00Z"/>
              <w:rFonts w:eastAsia="Times New Roman"/>
            </w:rPr>
          </w:pPr>
          <w:ins w:id="664" w:author="Martin Novák" w:date="2023-03-24T14:41:00Z">
            <w:r>
              <w:rPr>
                <w:rFonts w:eastAsia="Times New Roman"/>
              </w:rPr>
              <w:t xml:space="preserve">[113]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ins>
        </w:p>
        <w:p w14:paraId="1ACDA7F0" w14:textId="77777777" w:rsidR="00B94FE6" w:rsidRDefault="00B94FE6">
          <w:pPr>
            <w:autoSpaceDE w:val="0"/>
            <w:autoSpaceDN w:val="0"/>
            <w:ind w:hanging="640"/>
            <w:divId w:val="1630627946"/>
            <w:rPr>
              <w:ins w:id="665" w:author="Martin Novák" w:date="2023-03-24T14:41:00Z"/>
              <w:rFonts w:eastAsia="Times New Roman"/>
            </w:rPr>
          </w:pPr>
          <w:ins w:id="666" w:author="Martin Novák" w:date="2023-03-24T14:41:00Z">
            <w:r>
              <w:rPr>
                <w:rFonts w:eastAsia="Times New Roman"/>
              </w:rPr>
              <w:t xml:space="preserve">[114]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ins>
        </w:p>
        <w:p w14:paraId="5EB06AA4" w14:textId="77777777" w:rsidR="00B94FE6" w:rsidRDefault="00B94FE6">
          <w:pPr>
            <w:autoSpaceDE w:val="0"/>
            <w:autoSpaceDN w:val="0"/>
            <w:ind w:hanging="640"/>
            <w:divId w:val="1182160392"/>
            <w:rPr>
              <w:ins w:id="667" w:author="Martin Novák" w:date="2023-03-24T14:41:00Z"/>
              <w:rFonts w:eastAsia="Times New Roman"/>
            </w:rPr>
          </w:pPr>
          <w:ins w:id="668" w:author="Martin Novák" w:date="2023-03-24T14:41:00Z">
            <w:r>
              <w:rPr>
                <w:rFonts w:eastAsia="Times New Roman"/>
              </w:rPr>
              <w:t>[115]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ins>
        </w:p>
        <w:p w14:paraId="30F80838" w14:textId="77777777" w:rsidR="00B94FE6" w:rsidRDefault="00B94FE6">
          <w:pPr>
            <w:autoSpaceDE w:val="0"/>
            <w:autoSpaceDN w:val="0"/>
            <w:ind w:hanging="640"/>
            <w:divId w:val="395667353"/>
            <w:rPr>
              <w:ins w:id="669" w:author="Martin Novák" w:date="2023-03-24T14:41:00Z"/>
              <w:rFonts w:eastAsia="Times New Roman"/>
            </w:rPr>
          </w:pPr>
          <w:ins w:id="670" w:author="Martin Novák" w:date="2023-03-24T14:41:00Z">
            <w:r>
              <w:rPr>
                <w:rFonts w:eastAsia="Times New Roman"/>
              </w:rPr>
              <w:lastRenderedPageBreak/>
              <w:t xml:space="preserve">[116]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ins>
        </w:p>
        <w:p w14:paraId="366022BD" w14:textId="77777777" w:rsidR="00B94FE6" w:rsidRDefault="00B94FE6">
          <w:pPr>
            <w:autoSpaceDE w:val="0"/>
            <w:autoSpaceDN w:val="0"/>
            <w:ind w:hanging="640"/>
            <w:divId w:val="2086149875"/>
            <w:rPr>
              <w:ins w:id="671" w:author="Martin Novák" w:date="2023-03-24T14:41:00Z"/>
              <w:rFonts w:eastAsia="Times New Roman"/>
            </w:rPr>
          </w:pPr>
          <w:ins w:id="672" w:author="Martin Novák" w:date="2023-03-24T14:41:00Z">
            <w:r>
              <w:rPr>
                <w:rFonts w:eastAsia="Times New Roman"/>
              </w:rPr>
              <w:t xml:space="preserve">[117]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ins>
        </w:p>
        <w:p w14:paraId="212170B2" w14:textId="77777777" w:rsidR="00B94FE6" w:rsidRDefault="00B94FE6">
          <w:pPr>
            <w:autoSpaceDE w:val="0"/>
            <w:autoSpaceDN w:val="0"/>
            <w:ind w:hanging="640"/>
            <w:divId w:val="1579947644"/>
            <w:rPr>
              <w:ins w:id="673" w:author="Martin Novák" w:date="2023-03-24T14:41:00Z"/>
              <w:rFonts w:eastAsia="Times New Roman"/>
            </w:rPr>
          </w:pPr>
          <w:ins w:id="674" w:author="Martin Novák" w:date="2023-03-24T14:41:00Z">
            <w:r>
              <w:rPr>
                <w:rFonts w:eastAsia="Times New Roman"/>
              </w:rPr>
              <w:t xml:space="preserve">[118]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ins>
        </w:p>
        <w:p w14:paraId="1AED33CF" w14:textId="77777777" w:rsidR="00B94FE6" w:rsidRDefault="00B94FE6">
          <w:pPr>
            <w:autoSpaceDE w:val="0"/>
            <w:autoSpaceDN w:val="0"/>
            <w:ind w:hanging="640"/>
            <w:divId w:val="773669065"/>
            <w:rPr>
              <w:ins w:id="675" w:author="Martin Novák" w:date="2023-03-24T14:41:00Z"/>
              <w:rFonts w:eastAsia="Times New Roman"/>
            </w:rPr>
          </w:pPr>
          <w:ins w:id="676" w:author="Martin Novák" w:date="2023-03-24T14:41:00Z">
            <w:r>
              <w:rPr>
                <w:rFonts w:eastAsia="Times New Roman"/>
              </w:rPr>
              <w:t xml:space="preserve">[119]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ins>
        </w:p>
        <w:p w14:paraId="18E94932" w14:textId="77777777" w:rsidR="00B94FE6" w:rsidRDefault="00B94FE6">
          <w:pPr>
            <w:autoSpaceDE w:val="0"/>
            <w:autoSpaceDN w:val="0"/>
            <w:ind w:hanging="640"/>
            <w:divId w:val="167642823"/>
            <w:rPr>
              <w:ins w:id="677" w:author="Martin Novák" w:date="2023-03-24T14:41:00Z"/>
              <w:rFonts w:eastAsia="Times New Roman"/>
            </w:rPr>
          </w:pPr>
          <w:ins w:id="678" w:author="Martin Novák" w:date="2023-03-24T14:41:00Z">
            <w:r>
              <w:rPr>
                <w:rFonts w:eastAsia="Times New Roman"/>
              </w:rPr>
              <w:t xml:space="preserve">[120]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ins>
        </w:p>
        <w:p w14:paraId="48A9B118" w14:textId="77777777" w:rsidR="00B94FE6" w:rsidRDefault="00B94FE6">
          <w:pPr>
            <w:autoSpaceDE w:val="0"/>
            <w:autoSpaceDN w:val="0"/>
            <w:ind w:hanging="640"/>
            <w:divId w:val="423844218"/>
            <w:rPr>
              <w:ins w:id="679" w:author="Martin Novák" w:date="2023-03-24T14:41:00Z"/>
              <w:rFonts w:eastAsia="Times New Roman"/>
            </w:rPr>
          </w:pPr>
          <w:ins w:id="680" w:author="Martin Novák" w:date="2023-03-24T14:41:00Z">
            <w:r>
              <w:rPr>
                <w:rFonts w:eastAsia="Times New Roman"/>
              </w:rPr>
              <w:t xml:space="preserve">[121]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ins>
        </w:p>
        <w:p w14:paraId="30FBCCD2" w14:textId="77777777" w:rsidR="00B94FE6" w:rsidRDefault="00B94FE6">
          <w:pPr>
            <w:autoSpaceDE w:val="0"/>
            <w:autoSpaceDN w:val="0"/>
            <w:ind w:hanging="640"/>
            <w:divId w:val="1215852604"/>
            <w:rPr>
              <w:ins w:id="681" w:author="Martin Novák" w:date="2023-03-24T14:41:00Z"/>
              <w:rFonts w:eastAsia="Times New Roman"/>
            </w:rPr>
          </w:pPr>
          <w:ins w:id="682" w:author="Martin Novák" w:date="2023-03-24T14:41:00Z">
            <w:r>
              <w:rPr>
                <w:rFonts w:eastAsia="Times New Roman"/>
              </w:rPr>
              <w:t xml:space="preserve">[122]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ins>
        </w:p>
        <w:p w14:paraId="46ED6BBB" w14:textId="77777777" w:rsidR="00B94FE6" w:rsidRDefault="00B94FE6">
          <w:pPr>
            <w:autoSpaceDE w:val="0"/>
            <w:autoSpaceDN w:val="0"/>
            <w:ind w:hanging="640"/>
            <w:divId w:val="1579359561"/>
            <w:rPr>
              <w:ins w:id="683" w:author="Martin Novák" w:date="2023-03-24T14:41:00Z"/>
              <w:rFonts w:eastAsia="Times New Roman"/>
            </w:rPr>
          </w:pPr>
          <w:ins w:id="684" w:author="Martin Novák" w:date="2023-03-24T14:41:00Z">
            <w:r>
              <w:rPr>
                <w:rFonts w:eastAsia="Times New Roman"/>
              </w:rPr>
              <w:t xml:space="preserve">[123]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ins>
        </w:p>
        <w:p w14:paraId="1D4ABDCD" w14:textId="77777777" w:rsidR="00B94FE6" w:rsidRDefault="00B94FE6">
          <w:pPr>
            <w:autoSpaceDE w:val="0"/>
            <w:autoSpaceDN w:val="0"/>
            <w:ind w:hanging="640"/>
            <w:divId w:val="2081055954"/>
            <w:rPr>
              <w:ins w:id="685" w:author="Martin Novák" w:date="2023-03-24T14:41:00Z"/>
              <w:rFonts w:eastAsia="Times New Roman"/>
            </w:rPr>
          </w:pPr>
          <w:ins w:id="686" w:author="Martin Novák" w:date="2023-03-24T14:41:00Z">
            <w:r>
              <w:rPr>
                <w:rFonts w:eastAsia="Times New Roman"/>
              </w:rPr>
              <w:t xml:space="preserve">[124]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ins>
        </w:p>
        <w:p w14:paraId="57602548" w14:textId="77777777" w:rsidR="00B94FE6" w:rsidRDefault="00B94FE6">
          <w:pPr>
            <w:autoSpaceDE w:val="0"/>
            <w:autoSpaceDN w:val="0"/>
            <w:ind w:hanging="640"/>
            <w:divId w:val="1696926087"/>
            <w:rPr>
              <w:ins w:id="687" w:author="Martin Novák" w:date="2023-03-24T14:41:00Z"/>
              <w:rFonts w:eastAsia="Times New Roman"/>
            </w:rPr>
          </w:pPr>
          <w:ins w:id="688" w:author="Martin Novák" w:date="2023-03-24T14:41:00Z">
            <w:r>
              <w:rPr>
                <w:rFonts w:eastAsia="Times New Roman"/>
              </w:rPr>
              <w:t xml:space="preserve">[125]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ins>
        </w:p>
        <w:p w14:paraId="1E8323C2" w14:textId="77777777" w:rsidR="00B94FE6" w:rsidRDefault="00B94FE6">
          <w:pPr>
            <w:autoSpaceDE w:val="0"/>
            <w:autoSpaceDN w:val="0"/>
            <w:ind w:hanging="640"/>
            <w:divId w:val="371615022"/>
            <w:rPr>
              <w:ins w:id="689" w:author="Martin Novák" w:date="2023-03-24T14:41:00Z"/>
              <w:rFonts w:eastAsia="Times New Roman"/>
            </w:rPr>
          </w:pPr>
          <w:ins w:id="690" w:author="Martin Novák" w:date="2023-03-24T14:41:00Z">
            <w:r>
              <w:rPr>
                <w:rFonts w:eastAsia="Times New Roman"/>
              </w:rPr>
              <w:t xml:space="preserve">[126]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ins>
        </w:p>
        <w:p w14:paraId="27FF92D5" w14:textId="77777777" w:rsidR="00B94FE6" w:rsidRDefault="00B94FE6">
          <w:pPr>
            <w:autoSpaceDE w:val="0"/>
            <w:autoSpaceDN w:val="0"/>
            <w:ind w:hanging="640"/>
            <w:divId w:val="1325544321"/>
            <w:rPr>
              <w:ins w:id="691" w:author="Martin Novák" w:date="2023-03-24T14:41:00Z"/>
              <w:rFonts w:eastAsia="Times New Roman"/>
            </w:rPr>
          </w:pPr>
          <w:ins w:id="692" w:author="Martin Novák" w:date="2023-03-24T14:41:00Z">
            <w:r>
              <w:rPr>
                <w:rFonts w:eastAsia="Times New Roman"/>
              </w:rPr>
              <w:t xml:space="preserve">[127]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ins>
        </w:p>
        <w:p w14:paraId="12B0C88D" w14:textId="77777777" w:rsidR="00B94FE6" w:rsidRDefault="00B94FE6">
          <w:pPr>
            <w:autoSpaceDE w:val="0"/>
            <w:autoSpaceDN w:val="0"/>
            <w:ind w:hanging="640"/>
            <w:divId w:val="2071343565"/>
            <w:rPr>
              <w:ins w:id="693" w:author="Martin Novák" w:date="2023-03-24T14:41:00Z"/>
              <w:rFonts w:eastAsia="Times New Roman"/>
            </w:rPr>
          </w:pPr>
          <w:ins w:id="694" w:author="Martin Novák" w:date="2023-03-24T14:41:00Z">
            <w:r>
              <w:rPr>
                <w:rFonts w:eastAsia="Times New Roman"/>
              </w:rPr>
              <w:t xml:space="preserve">[128]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ins>
        </w:p>
        <w:p w14:paraId="230A9487" w14:textId="77777777" w:rsidR="00B94FE6" w:rsidRDefault="00B94FE6">
          <w:pPr>
            <w:autoSpaceDE w:val="0"/>
            <w:autoSpaceDN w:val="0"/>
            <w:ind w:hanging="640"/>
            <w:divId w:val="381635328"/>
            <w:rPr>
              <w:ins w:id="695" w:author="Martin Novák" w:date="2023-03-24T14:41:00Z"/>
              <w:rFonts w:eastAsia="Times New Roman"/>
            </w:rPr>
          </w:pPr>
          <w:ins w:id="696" w:author="Martin Novák" w:date="2023-03-24T14:41:00Z">
            <w:r>
              <w:rPr>
                <w:rFonts w:eastAsia="Times New Roman"/>
              </w:rPr>
              <w:t xml:space="preserve">[129]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ins>
        </w:p>
        <w:p w14:paraId="67F0C792" w14:textId="77777777" w:rsidR="00B94FE6" w:rsidRDefault="00B94FE6">
          <w:pPr>
            <w:autoSpaceDE w:val="0"/>
            <w:autoSpaceDN w:val="0"/>
            <w:ind w:hanging="640"/>
            <w:divId w:val="1796481354"/>
            <w:rPr>
              <w:ins w:id="697" w:author="Martin Novák" w:date="2023-03-24T14:41:00Z"/>
              <w:rFonts w:eastAsia="Times New Roman"/>
            </w:rPr>
          </w:pPr>
          <w:ins w:id="698" w:author="Martin Novák" w:date="2023-03-24T14:41:00Z">
            <w:r>
              <w:rPr>
                <w:rFonts w:eastAsia="Times New Roman"/>
              </w:rPr>
              <w:t xml:space="preserve">[130]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ins>
        </w:p>
        <w:p w14:paraId="1B2525A6" w14:textId="77777777" w:rsidR="00B94FE6" w:rsidRDefault="00B94FE6">
          <w:pPr>
            <w:autoSpaceDE w:val="0"/>
            <w:autoSpaceDN w:val="0"/>
            <w:ind w:hanging="640"/>
            <w:divId w:val="434055052"/>
            <w:rPr>
              <w:ins w:id="699" w:author="Martin Novák" w:date="2023-03-24T14:41:00Z"/>
              <w:rFonts w:eastAsia="Times New Roman"/>
            </w:rPr>
          </w:pPr>
          <w:ins w:id="700" w:author="Martin Novák" w:date="2023-03-24T14:41:00Z">
            <w:r>
              <w:rPr>
                <w:rFonts w:eastAsia="Times New Roman"/>
              </w:rPr>
              <w:t xml:space="preserve">[131]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ins>
        </w:p>
        <w:p w14:paraId="7B222393" w14:textId="77777777" w:rsidR="00B94FE6" w:rsidRDefault="00B94FE6">
          <w:pPr>
            <w:autoSpaceDE w:val="0"/>
            <w:autoSpaceDN w:val="0"/>
            <w:ind w:hanging="640"/>
            <w:divId w:val="843127374"/>
            <w:rPr>
              <w:ins w:id="701" w:author="Martin Novák" w:date="2023-03-24T14:41:00Z"/>
              <w:rFonts w:eastAsia="Times New Roman"/>
            </w:rPr>
          </w:pPr>
          <w:ins w:id="702" w:author="Martin Novák" w:date="2023-03-24T14:41:00Z">
            <w:r>
              <w:rPr>
                <w:rFonts w:eastAsia="Times New Roman"/>
              </w:rPr>
              <w:lastRenderedPageBreak/>
              <w:t xml:space="preserve">[132]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ins>
        </w:p>
        <w:p w14:paraId="67BBA92C" w14:textId="77777777" w:rsidR="00B94FE6" w:rsidRDefault="00B94FE6">
          <w:pPr>
            <w:autoSpaceDE w:val="0"/>
            <w:autoSpaceDN w:val="0"/>
            <w:ind w:hanging="640"/>
            <w:divId w:val="536741077"/>
            <w:rPr>
              <w:ins w:id="703" w:author="Martin Novák" w:date="2023-03-24T14:41:00Z"/>
              <w:rFonts w:eastAsia="Times New Roman"/>
            </w:rPr>
          </w:pPr>
          <w:ins w:id="704" w:author="Martin Novák" w:date="2023-03-24T14:41:00Z">
            <w:r>
              <w:rPr>
                <w:rFonts w:eastAsia="Times New Roman"/>
              </w:rPr>
              <w:t xml:space="preserve">[133]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ins>
        </w:p>
        <w:p w14:paraId="2555F70B" w14:textId="77777777" w:rsidR="00B94FE6" w:rsidRDefault="00B94FE6">
          <w:pPr>
            <w:autoSpaceDE w:val="0"/>
            <w:autoSpaceDN w:val="0"/>
            <w:ind w:hanging="640"/>
            <w:divId w:val="1548832075"/>
            <w:rPr>
              <w:ins w:id="705" w:author="Martin Novák" w:date="2023-03-24T14:41:00Z"/>
              <w:rFonts w:eastAsia="Times New Roman"/>
            </w:rPr>
          </w:pPr>
          <w:ins w:id="706" w:author="Martin Novák" w:date="2023-03-24T14:41:00Z">
            <w:r>
              <w:rPr>
                <w:rFonts w:eastAsia="Times New Roman"/>
              </w:rPr>
              <w:t xml:space="preserve">[134]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ins>
        </w:p>
        <w:p w14:paraId="6DF336B6" w14:textId="77777777" w:rsidR="00B94FE6" w:rsidRDefault="00B94FE6">
          <w:pPr>
            <w:autoSpaceDE w:val="0"/>
            <w:autoSpaceDN w:val="0"/>
            <w:ind w:hanging="640"/>
            <w:divId w:val="1360273977"/>
            <w:rPr>
              <w:ins w:id="707" w:author="Martin Novák" w:date="2023-03-24T14:41:00Z"/>
              <w:rFonts w:eastAsia="Times New Roman"/>
            </w:rPr>
          </w:pPr>
          <w:ins w:id="708" w:author="Martin Novák" w:date="2023-03-24T14:41:00Z">
            <w:r>
              <w:rPr>
                <w:rFonts w:eastAsia="Times New Roman"/>
              </w:rPr>
              <w:t xml:space="preserve">[135]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ins>
        </w:p>
        <w:p w14:paraId="2686DC87" w14:textId="77777777" w:rsidR="00B94FE6" w:rsidRDefault="00B94FE6">
          <w:pPr>
            <w:autoSpaceDE w:val="0"/>
            <w:autoSpaceDN w:val="0"/>
            <w:ind w:hanging="640"/>
            <w:divId w:val="33312278"/>
            <w:rPr>
              <w:ins w:id="709" w:author="Martin Novák" w:date="2023-03-24T14:41:00Z"/>
              <w:rFonts w:eastAsia="Times New Roman"/>
            </w:rPr>
          </w:pPr>
          <w:ins w:id="710" w:author="Martin Novák" w:date="2023-03-24T14:41:00Z">
            <w:r>
              <w:rPr>
                <w:rFonts w:eastAsia="Times New Roman"/>
              </w:rPr>
              <w:t xml:space="preserve">[136]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ins>
        </w:p>
        <w:p w14:paraId="1EC6FCFD" w14:textId="77777777" w:rsidR="00B94FE6" w:rsidRDefault="00B94FE6">
          <w:pPr>
            <w:autoSpaceDE w:val="0"/>
            <w:autoSpaceDN w:val="0"/>
            <w:ind w:hanging="640"/>
            <w:divId w:val="839858211"/>
            <w:rPr>
              <w:ins w:id="711" w:author="Martin Novák" w:date="2023-03-24T14:41:00Z"/>
              <w:rFonts w:eastAsia="Times New Roman"/>
            </w:rPr>
          </w:pPr>
          <w:ins w:id="712" w:author="Martin Novák" w:date="2023-03-24T14:41:00Z">
            <w:r>
              <w:rPr>
                <w:rFonts w:eastAsia="Times New Roman"/>
              </w:rPr>
              <w:t xml:space="preserve">[137]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ins>
        </w:p>
        <w:p w14:paraId="52E4367F" w14:textId="77777777" w:rsidR="00B94FE6" w:rsidRDefault="00B94FE6">
          <w:pPr>
            <w:autoSpaceDE w:val="0"/>
            <w:autoSpaceDN w:val="0"/>
            <w:ind w:hanging="640"/>
            <w:divId w:val="1078402223"/>
            <w:rPr>
              <w:ins w:id="713" w:author="Martin Novák" w:date="2023-03-24T14:41:00Z"/>
              <w:rFonts w:eastAsia="Times New Roman"/>
            </w:rPr>
          </w:pPr>
          <w:ins w:id="714" w:author="Martin Novák" w:date="2023-03-24T14:41:00Z">
            <w:r>
              <w:rPr>
                <w:rFonts w:eastAsia="Times New Roman"/>
              </w:rPr>
              <w:t xml:space="preserve">[138]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ins>
        </w:p>
        <w:p w14:paraId="180B9602" w14:textId="77777777" w:rsidR="00B94FE6" w:rsidRDefault="00B94FE6">
          <w:pPr>
            <w:autoSpaceDE w:val="0"/>
            <w:autoSpaceDN w:val="0"/>
            <w:ind w:hanging="640"/>
            <w:divId w:val="1883008546"/>
            <w:rPr>
              <w:ins w:id="715" w:author="Martin Novák" w:date="2023-03-24T14:41:00Z"/>
              <w:rFonts w:eastAsia="Times New Roman"/>
            </w:rPr>
          </w:pPr>
          <w:ins w:id="716" w:author="Martin Novák" w:date="2023-03-24T14:41:00Z">
            <w:r>
              <w:rPr>
                <w:rFonts w:eastAsia="Times New Roman"/>
              </w:rPr>
              <w:t xml:space="preserve">[139]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ins>
        </w:p>
        <w:p w14:paraId="0F868579" w14:textId="77777777" w:rsidR="00B94FE6" w:rsidRDefault="00B94FE6">
          <w:pPr>
            <w:autoSpaceDE w:val="0"/>
            <w:autoSpaceDN w:val="0"/>
            <w:ind w:hanging="640"/>
            <w:divId w:val="911308204"/>
            <w:rPr>
              <w:ins w:id="717" w:author="Martin Novák" w:date="2023-03-24T14:41:00Z"/>
              <w:rFonts w:eastAsia="Times New Roman"/>
            </w:rPr>
          </w:pPr>
          <w:ins w:id="718" w:author="Martin Novák" w:date="2023-03-24T14:41:00Z">
            <w:r>
              <w:rPr>
                <w:rFonts w:eastAsia="Times New Roman"/>
              </w:rPr>
              <w:t xml:space="preserve">[140]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ins>
        </w:p>
        <w:p w14:paraId="36BB3605" w14:textId="77777777" w:rsidR="00B94FE6" w:rsidRDefault="00B94FE6">
          <w:pPr>
            <w:autoSpaceDE w:val="0"/>
            <w:autoSpaceDN w:val="0"/>
            <w:ind w:hanging="640"/>
            <w:divId w:val="1710448179"/>
            <w:rPr>
              <w:ins w:id="719" w:author="Martin Novák" w:date="2023-03-24T14:41:00Z"/>
              <w:rFonts w:eastAsia="Times New Roman"/>
            </w:rPr>
          </w:pPr>
          <w:ins w:id="720" w:author="Martin Novák" w:date="2023-03-24T14:41:00Z">
            <w:r>
              <w:rPr>
                <w:rFonts w:eastAsia="Times New Roman"/>
              </w:rPr>
              <w:t xml:space="preserve">[141]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47142719" w14:textId="77777777" w:rsidR="00B94FE6" w:rsidRDefault="00B94FE6">
          <w:pPr>
            <w:autoSpaceDE w:val="0"/>
            <w:autoSpaceDN w:val="0"/>
            <w:ind w:hanging="640"/>
            <w:divId w:val="1816215047"/>
            <w:rPr>
              <w:ins w:id="721" w:author="Martin Novák" w:date="2023-03-24T14:41:00Z"/>
              <w:rFonts w:eastAsia="Times New Roman"/>
            </w:rPr>
          </w:pPr>
          <w:ins w:id="722" w:author="Martin Novák" w:date="2023-03-24T14:41:00Z">
            <w:r>
              <w:rPr>
                <w:rFonts w:eastAsia="Times New Roman"/>
              </w:rPr>
              <w:t xml:space="preserve">[142] </w:t>
            </w:r>
            <w:r>
              <w:rPr>
                <w:rFonts w:eastAsia="Times New Roman"/>
              </w:rPr>
              <w:tab/>
            </w:r>
            <w:r>
              <w:rPr>
                <w:rFonts w:eastAsia="Times New Roman"/>
                <w:i/>
                <w:iCs/>
              </w:rPr>
              <w:t>Design Patterns</w:t>
            </w:r>
            <w:r>
              <w:rPr>
                <w:rFonts w:eastAsia="Times New Roman"/>
              </w:rPr>
              <w:t xml:space="preserve"> [online]. [vid. 2023-03-20]. Dostupné z: https://refactoring.guru/design-patterns</w:t>
            </w:r>
          </w:ins>
        </w:p>
        <w:p w14:paraId="6B2CB648" w14:textId="77777777" w:rsidR="00B94FE6" w:rsidRDefault="00B94FE6">
          <w:pPr>
            <w:autoSpaceDE w:val="0"/>
            <w:autoSpaceDN w:val="0"/>
            <w:ind w:hanging="640"/>
            <w:divId w:val="540284245"/>
            <w:rPr>
              <w:ins w:id="723" w:author="Martin Novák" w:date="2023-03-24T14:41:00Z"/>
              <w:rFonts w:eastAsia="Times New Roman"/>
            </w:rPr>
          </w:pPr>
          <w:ins w:id="724" w:author="Martin Novák" w:date="2023-03-24T14:41:00Z">
            <w:r>
              <w:rPr>
                <w:rFonts w:eastAsia="Times New Roman"/>
              </w:rPr>
              <w:t xml:space="preserve">[143] </w:t>
            </w:r>
            <w:r>
              <w:rPr>
                <w:rFonts w:eastAsia="Times New Roman"/>
              </w:rPr>
              <w:tab/>
            </w:r>
            <w:r>
              <w:rPr>
                <w:rFonts w:eastAsia="Times New Roman"/>
                <w:i/>
                <w:iCs/>
              </w:rPr>
              <w:t>History of patterns</w:t>
            </w:r>
            <w:r>
              <w:rPr>
                <w:rFonts w:eastAsia="Times New Roman"/>
              </w:rPr>
              <w:t xml:space="preserve"> [online]. [vid. 2023-03-20]. Dostupné z: https://refactoring.guru/design-patterns/history</w:t>
            </w:r>
          </w:ins>
        </w:p>
        <w:p w14:paraId="2D59DDF2" w14:textId="77777777" w:rsidR="00B94FE6" w:rsidRDefault="00B94FE6">
          <w:pPr>
            <w:autoSpaceDE w:val="0"/>
            <w:autoSpaceDN w:val="0"/>
            <w:ind w:hanging="640"/>
            <w:divId w:val="1953124929"/>
            <w:rPr>
              <w:ins w:id="725" w:author="Martin Novák" w:date="2023-03-24T14:41:00Z"/>
              <w:rFonts w:eastAsia="Times New Roman"/>
            </w:rPr>
          </w:pPr>
          <w:ins w:id="726" w:author="Martin Novák" w:date="2023-03-24T14:41:00Z">
            <w:r>
              <w:rPr>
                <w:rFonts w:eastAsia="Times New Roman"/>
              </w:rPr>
              <w:t xml:space="preserve">[144] </w:t>
            </w:r>
            <w:r>
              <w:rPr>
                <w:rFonts w:eastAsia="Times New Roman"/>
              </w:rPr>
              <w:tab/>
            </w:r>
            <w:r>
              <w:rPr>
                <w:rFonts w:eastAsia="Times New Roman"/>
                <w:i/>
                <w:iCs/>
              </w:rPr>
              <w:t>Creational Design Patterns</w:t>
            </w:r>
            <w:r>
              <w:rPr>
                <w:rFonts w:eastAsia="Times New Roman"/>
              </w:rPr>
              <w:t xml:space="preserve"> [online]. [vid. 2023-03-20]. Dostupné z: https://refactoring.guru/design-patterns/creational-patterns</w:t>
            </w:r>
          </w:ins>
        </w:p>
        <w:p w14:paraId="6BA45511" w14:textId="77777777" w:rsidR="00B94FE6" w:rsidRDefault="00B94FE6">
          <w:pPr>
            <w:autoSpaceDE w:val="0"/>
            <w:autoSpaceDN w:val="0"/>
            <w:ind w:hanging="640"/>
            <w:divId w:val="370883020"/>
            <w:rPr>
              <w:ins w:id="727" w:author="Martin Novák" w:date="2023-03-24T14:41:00Z"/>
              <w:rFonts w:eastAsia="Times New Roman"/>
            </w:rPr>
          </w:pPr>
          <w:ins w:id="728" w:author="Martin Novák" w:date="2023-03-24T14:41:00Z">
            <w:r>
              <w:rPr>
                <w:rFonts w:eastAsia="Times New Roman"/>
              </w:rPr>
              <w:t xml:space="preserve">[145] </w:t>
            </w:r>
            <w:r>
              <w:rPr>
                <w:rFonts w:eastAsia="Times New Roman"/>
              </w:rPr>
              <w:tab/>
            </w:r>
            <w:r>
              <w:rPr>
                <w:rFonts w:eastAsia="Times New Roman"/>
                <w:i/>
                <w:iCs/>
              </w:rPr>
              <w:t>Structural Design Patterns</w:t>
            </w:r>
            <w:r>
              <w:rPr>
                <w:rFonts w:eastAsia="Times New Roman"/>
              </w:rPr>
              <w:t xml:space="preserve"> [online]. [vid. 2023-03-20]. Dostupné z: https://refactoring.guru/design-patterns/structural-patterns</w:t>
            </w:r>
          </w:ins>
        </w:p>
        <w:p w14:paraId="1A606A4F" w14:textId="77777777" w:rsidR="00B94FE6" w:rsidRDefault="00B94FE6">
          <w:pPr>
            <w:autoSpaceDE w:val="0"/>
            <w:autoSpaceDN w:val="0"/>
            <w:ind w:hanging="640"/>
            <w:divId w:val="1804999192"/>
            <w:rPr>
              <w:ins w:id="729" w:author="Martin Novák" w:date="2023-03-24T14:41:00Z"/>
              <w:rFonts w:eastAsia="Times New Roman"/>
            </w:rPr>
          </w:pPr>
          <w:ins w:id="730" w:author="Martin Novák" w:date="2023-03-24T14:41:00Z">
            <w:r>
              <w:rPr>
                <w:rFonts w:eastAsia="Times New Roman"/>
              </w:rPr>
              <w:t xml:space="preserve">[146] </w:t>
            </w:r>
            <w:r>
              <w:rPr>
                <w:rFonts w:eastAsia="Times New Roman"/>
              </w:rPr>
              <w:tab/>
            </w:r>
            <w:r>
              <w:rPr>
                <w:rFonts w:eastAsia="Times New Roman"/>
                <w:i/>
                <w:iCs/>
              </w:rPr>
              <w:t>Behavioral Design Patterns</w:t>
            </w:r>
            <w:r>
              <w:rPr>
                <w:rFonts w:eastAsia="Times New Roman"/>
              </w:rPr>
              <w:t xml:space="preserve"> [online]. [vid. 2023-03-20]. Dostupné z: https://refactoring.guru/design-patterns/behavioral-patterns</w:t>
            </w:r>
          </w:ins>
        </w:p>
        <w:p w14:paraId="7FDB195C" w14:textId="77777777" w:rsidR="00B94FE6" w:rsidRDefault="00B94FE6">
          <w:pPr>
            <w:autoSpaceDE w:val="0"/>
            <w:autoSpaceDN w:val="0"/>
            <w:ind w:hanging="640"/>
            <w:divId w:val="213275914"/>
            <w:rPr>
              <w:ins w:id="731" w:author="Martin Novák" w:date="2023-03-24T14:41:00Z"/>
              <w:rFonts w:eastAsia="Times New Roman"/>
            </w:rPr>
          </w:pPr>
          <w:ins w:id="732" w:author="Martin Novák" w:date="2023-03-24T14:41:00Z">
            <w:r>
              <w:rPr>
                <w:rFonts w:eastAsia="Times New Roman"/>
              </w:rPr>
              <w:t xml:space="preserve">[147] </w:t>
            </w:r>
            <w:r>
              <w:rPr>
                <w:rFonts w:eastAsia="Times New Roman"/>
              </w:rPr>
              <w:tab/>
            </w:r>
            <w:r>
              <w:rPr>
                <w:rFonts w:eastAsia="Times New Roman"/>
                <w:i/>
                <w:iCs/>
              </w:rPr>
              <w:t>Factory Method</w:t>
            </w:r>
            <w:r>
              <w:rPr>
                <w:rFonts w:eastAsia="Times New Roman"/>
              </w:rPr>
              <w:t xml:space="preserve"> [online]. [vid. 2023-03-20]. Dostupné z: https://refactoring.guru/design-patterns/factory-method</w:t>
            </w:r>
          </w:ins>
        </w:p>
        <w:p w14:paraId="1368D543" w14:textId="77777777" w:rsidR="00B94FE6" w:rsidRDefault="00B94FE6">
          <w:pPr>
            <w:autoSpaceDE w:val="0"/>
            <w:autoSpaceDN w:val="0"/>
            <w:ind w:hanging="640"/>
            <w:divId w:val="1945570613"/>
            <w:rPr>
              <w:ins w:id="733" w:author="Martin Novák" w:date="2023-03-24T14:41:00Z"/>
              <w:rFonts w:eastAsia="Times New Roman"/>
            </w:rPr>
          </w:pPr>
          <w:ins w:id="734" w:author="Martin Novák" w:date="2023-03-24T14:41:00Z">
            <w:r>
              <w:rPr>
                <w:rFonts w:eastAsia="Times New Roman"/>
              </w:rPr>
              <w:t xml:space="preserve">[148]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ins>
        </w:p>
        <w:p w14:paraId="37CA221D" w14:textId="77777777" w:rsidR="00B94FE6" w:rsidRDefault="00B94FE6">
          <w:pPr>
            <w:autoSpaceDE w:val="0"/>
            <w:autoSpaceDN w:val="0"/>
            <w:ind w:hanging="640"/>
            <w:divId w:val="619459110"/>
            <w:rPr>
              <w:ins w:id="735" w:author="Martin Novák" w:date="2023-03-24T14:41:00Z"/>
              <w:rFonts w:eastAsia="Times New Roman"/>
            </w:rPr>
          </w:pPr>
          <w:ins w:id="736" w:author="Martin Novák" w:date="2023-03-24T14:41:00Z">
            <w:r>
              <w:rPr>
                <w:rFonts w:eastAsia="Times New Roman"/>
              </w:rPr>
              <w:t xml:space="preserve">[149] </w:t>
            </w:r>
            <w:r>
              <w:rPr>
                <w:rFonts w:eastAsia="Times New Roman"/>
              </w:rPr>
              <w:tab/>
            </w:r>
            <w:r>
              <w:rPr>
                <w:rFonts w:eastAsia="Times New Roman"/>
                <w:i/>
                <w:iCs/>
              </w:rPr>
              <w:t>Flyweight</w:t>
            </w:r>
            <w:r>
              <w:rPr>
                <w:rFonts w:eastAsia="Times New Roman"/>
              </w:rPr>
              <w:t xml:space="preserve"> [online]. [vid. 2023-03-20]. Dostupné z: https://refactoring.guru/design-patterns/flyweight</w:t>
            </w:r>
          </w:ins>
        </w:p>
        <w:p w14:paraId="608B83E8" w14:textId="77777777" w:rsidR="00B94FE6" w:rsidRDefault="00B94FE6">
          <w:pPr>
            <w:autoSpaceDE w:val="0"/>
            <w:autoSpaceDN w:val="0"/>
            <w:ind w:hanging="640"/>
            <w:divId w:val="1950894781"/>
            <w:rPr>
              <w:ins w:id="737" w:author="Martin Novák" w:date="2023-03-24T14:41:00Z"/>
              <w:rFonts w:eastAsia="Times New Roman"/>
            </w:rPr>
          </w:pPr>
          <w:ins w:id="738" w:author="Martin Novák" w:date="2023-03-24T14:41:00Z">
            <w:r>
              <w:rPr>
                <w:rFonts w:eastAsia="Times New Roman"/>
              </w:rPr>
              <w:lastRenderedPageBreak/>
              <w:t xml:space="preserve">[150] </w:t>
            </w:r>
            <w:r>
              <w:rPr>
                <w:rFonts w:eastAsia="Times New Roman"/>
              </w:rPr>
              <w:tab/>
            </w:r>
            <w:r>
              <w:rPr>
                <w:rFonts w:eastAsia="Times New Roman"/>
                <w:i/>
                <w:iCs/>
              </w:rPr>
              <w:t>Observer</w:t>
            </w:r>
            <w:r>
              <w:rPr>
                <w:rFonts w:eastAsia="Times New Roman"/>
              </w:rPr>
              <w:t xml:space="preserve"> [online]. [vid. 2023-03-21]. Dostupné z: https://refactoring.guru/design-patterns/observer</w:t>
            </w:r>
          </w:ins>
        </w:p>
        <w:p w14:paraId="6635BA99" w14:textId="63503F29" w:rsidR="00F31707" w:rsidDel="004D3E65" w:rsidRDefault="00B94FE6">
          <w:pPr>
            <w:autoSpaceDE w:val="0"/>
            <w:autoSpaceDN w:val="0"/>
            <w:ind w:hanging="640"/>
            <w:divId w:val="74326822"/>
            <w:rPr>
              <w:del w:id="739" w:author="Martin Novák" w:date="2023-03-24T14:33:00Z"/>
              <w:rFonts w:eastAsia="Times New Roman"/>
              <w:sz w:val="24"/>
              <w:szCs w:val="24"/>
            </w:rPr>
          </w:pPr>
          <w:ins w:id="740" w:author="Martin Novák" w:date="2023-03-24T14:41:00Z">
            <w:r>
              <w:rPr>
                <w:rFonts w:eastAsia="Times New Roman"/>
              </w:rPr>
              <w:t> </w:t>
            </w:r>
          </w:ins>
          <w:del w:id="741" w:author="Martin Novák" w:date="2023-03-24T14:33:00Z">
            <w:r w:rsidR="00F31707" w:rsidDel="004D3E65">
              <w:rPr>
                <w:rFonts w:eastAsia="Times New Roman"/>
              </w:rPr>
              <w:delText xml:space="preserve">[1] </w:delText>
            </w:r>
            <w:r w:rsidR="00F31707" w:rsidDel="004D3E65">
              <w:rPr>
                <w:rFonts w:eastAsia="Times New Roman"/>
              </w:rPr>
              <w:tab/>
            </w:r>
            <w:r w:rsidR="00F31707" w:rsidDel="004D3E65">
              <w:rPr>
                <w:rFonts w:eastAsia="Times New Roman"/>
                <w:i/>
                <w:iCs/>
              </w:rPr>
              <w:delText>imperative programming</w:delText>
            </w:r>
            <w:r w:rsidR="00F31707" w:rsidDel="004D3E65">
              <w:rPr>
                <w:rFonts w:eastAsia="Times New Roman"/>
              </w:rPr>
              <w:delText xml:space="preserve"> [online]. [vid. 2021-03-16]. Dostupné z: https://whatis.techtarget.com/definition/imperative-programming</w:delText>
            </w:r>
          </w:del>
        </w:p>
        <w:p w14:paraId="36445ED1" w14:textId="7B01E6D5" w:rsidR="00F31707" w:rsidDel="004D3E65" w:rsidRDefault="00F31707">
          <w:pPr>
            <w:autoSpaceDE w:val="0"/>
            <w:autoSpaceDN w:val="0"/>
            <w:ind w:hanging="640"/>
            <w:divId w:val="1982878430"/>
            <w:rPr>
              <w:del w:id="742" w:author="Martin Novák" w:date="2023-03-24T14:33:00Z"/>
              <w:rFonts w:eastAsia="Times New Roman"/>
            </w:rPr>
          </w:pPr>
          <w:del w:id="743" w:author="Martin Novák" w:date="2023-03-24T14:33:00Z">
            <w:r w:rsidDel="004D3E65">
              <w:rPr>
                <w:rFonts w:eastAsia="Times New Roman"/>
              </w:rPr>
              <w:delText xml:space="preserve">[2] </w:delText>
            </w:r>
            <w:r w:rsidDel="004D3E65">
              <w:rPr>
                <w:rFonts w:eastAsia="Times New Roman"/>
              </w:rPr>
              <w:tab/>
              <w:delText xml:space="preserve">COMPUTERPHILE. </w:delText>
            </w:r>
            <w:r w:rsidDel="004D3E65">
              <w:rPr>
                <w:rFonts w:eastAsia="Times New Roman"/>
                <w:i/>
                <w:iCs/>
              </w:rPr>
              <w:delText>Programming Paradigms - Computerphile</w:delText>
            </w:r>
            <w:r w:rsidDel="004D3E65">
              <w:rPr>
                <w:rFonts w:eastAsia="Times New Roman"/>
              </w:rPr>
              <w:delText xml:space="preserve"> [online]. 2013 [vid. 2021-03-29]. Dostupné z: https://www.youtube.com/watch?v=sqV3pL5x8PI</w:delText>
            </w:r>
          </w:del>
        </w:p>
        <w:p w14:paraId="77F64C97" w14:textId="7471C7E6" w:rsidR="00F31707" w:rsidDel="004D3E65" w:rsidRDefault="00F31707">
          <w:pPr>
            <w:autoSpaceDE w:val="0"/>
            <w:autoSpaceDN w:val="0"/>
            <w:ind w:hanging="640"/>
            <w:divId w:val="975525282"/>
            <w:rPr>
              <w:del w:id="744" w:author="Martin Novák" w:date="2023-03-24T14:33:00Z"/>
              <w:rFonts w:eastAsia="Times New Roman"/>
            </w:rPr>
          </w:pPr>
          <w:del w:id="745" w:author="Martin Novák" w:date="2023-03-24T14:33:00Z">
            <w:r w:rsidDel="004D3E65">
              <w:rPr>
                <w:rFonts w:eastAsia="Times New Roman"/>
              </w:rPr>
              <w:delText xml:space="preserve">[3] </w:delText>
            </w:r>
            <w:r w:rsidDel="004D3E65">
              <w:rPr>
                <w:rFonts w:eastAsia="Times New Roman"/>
              </w:rPr>
              <w:tab/>
            </w:r>
            <w:r w:rsidDel="004D3E65">
              <w:rPr>
                <w:rFonts w:eastAsia="Times New Roman"/>
                <w:i/>
                <w:iCs/>
              </w:rPr>
              <w:delText>procedural and object oriented programming</w:delText>
            </w:r>
            <w:r w:rsidDel="004D3E65">
              <w:rPr>
                <w:rFonts w:eastAsia="Times New Roman"/>
              </w:rPr>
              <w:delText xml:space="preserve"> [online]. [vid. 2021-03-29]. Dostupné z: https://www.geeksforgeeks.org/differences-between-procedural-and-object-oriented-programming/</w:delText>
            </w:r>
          </w:del>
        </w:p>
        <w:p w14:paraId="3EE546CD" w14:textId="4F90FE5F" w:rsidR="00F31707" w:rsidDel="004D3E65" w:rsidRDefault="00F31707">
          <w:pPr>
            <w:autoSpaceDE w:val="0"/>
            <w:autoSpaceDN w:val="0"/>
            <w:ind w:hanging="640"/>
            <w:divId w:val="1033337362"/>
            <w:rPr>
              <w:del w:id="746" w:author="Martin Novák" w:date="2023-03-24T14:33:00Z"/>
              <w:rFonts w:eastAsia="Times New Roman"/>
            </w:rPr>
          </w:pPr>
          <w:del w:id="747" w:author="Martin Novák" w:date="2023-03-24T14:33:00Z">
            <w:r w:rsidDel="004D3E65">
              <w:rPr>
                <w:rFonts w:eastAsia="Times New Roman"/>
              </w:rPr>
              <w:delText xml:space="preserve">[4] </w:delText>
            </w:r>
            <w:r w:rsidDel="004D3E65">
              <w:rPr>
                <w:rFonts w:eastAsia="Times New Roman"/>
              </w:rPr>
              <w:tab/>
              <w:delText xml:space="preserve">FREECODECAMP.ORG. </w:delText>
            </w:r>
            <w:r w:rsidDel="004D3E65">
              <w:rPr>
                <w:rFonts w:eastAsia="Times New Roman"/>
                <w:i/>
                <w:iCs/>
              </w:rPr>
              <w:delText>Intro to Object Oriented Programming - Crash Course - YouTube</w:delText>
            </w:r>
            <w:r w:rsidDel="004D3E65">
              <w:rPr>
                <w:rFonts w:eastAsia="Times New Roman"/>
              </w:rPr>
              <w:delText xml:space="preserve"> [online]. 2020 [vid. 2021-07-04]. Dostupné z: https://www.youtube.com/watch?v=SiBw7os-_zI</w:delText>
            </w:r>
          </w:del>
        </w:p>
        <w:p w14:paraId="7CD9E961" w14:textId="07EBB19F" w:rsidR="00F31707" w:rsidDel="004D3E65" w:rsidRDefault="00F31707">
          <w:pPr>
            <w:autoSpaceDE w:val="0"/>
            <w:autoSpaceDN w:val="0"/>
            <w:ind w:hanging="640"/>
            <w:divId w:val="1021785091"/>
            <w:rPr>
              <w:del w:id="748" w:author="Martin Novák" w:date="2023-03-24T14:33:00Z"/>
              <w:rFonts w:eastAsia="Times New Roman"/>
            </w:rPr>
          </w:pPr>
          <w:del w:id="749" w:author="Martin Novák" w:date="2023-03-24T14:33:00Z">
            <w:r w:rsidDel="004D3E65">
              <w:rPr>
                <w:rFonts w:eastAsia="Times New Roman"/>
              </w:rPr>
              <w:delText xml:space="preserve">[5] </w:delText>
            </w:r>
            <w:r w:rsidDel="004D3E65">
              <w:rPr>
                <w:rFonts w:eastAsia="Times New Roman"/>
              </w:rPr>
              <w:tab/>
              <w:delText xml:space="preserve">STROUSTRUP, Bjarne. </w:delText>
            </w:r>
            <w:r w:rsidDel="004D3E65">
              <w:rPr>
                <w:rFonts w:eastAsia="Times New Roman"/>
                <w:i/>
                <w:iCs/>
              </w:rPr>
              <w:delText>Stroustrup: FAQ-multiparadigm</w:delText>
            </w:r>
            <w:r w:rsidDel="004D3E65">
              <w:rPr>
                <w:rFonts w:eastAsia="Times New Roman"/>
              </w:rPr>
              <w:delText xml:space="preserve"> [online]. [vid. 2021-07-22]. Dostupné z: https://www.stroustrup.com/bs_faq.html#multiparadigm</w:delText>
            </w:r>
          </w:del>
        </w:p>
        <w:p w14:paraId="4EDB364F" w14:textId="2BFD7B63" w:rsidR="00F31707" w:rsidDel="004D3E65" w:rsidRDefault="00F31707">
          <w:pPr>
            <w:autoSpaceDE w:val="0"/>
            <w:autoSpaceDN w:val="0"/>
            <w:ind w:hanging="640"/>
            <w:divId w:val="1997145318"/>
            <w:rPr>
              <w:del w:id="750" w:author="Martin Novák" w:date="2023-03-24T14:33:00Z"/>
              <w:rFonts w:eastAsia="Times New Roman"/>
            </w:rPr>
          </w:pPr>
          <w:del w:id="751" w:author="Martin Novák" w:date="2023-03-24T14:33:00Z">
            <w:r w:rsidDel="004D3E65">
              <w:rPr>
                <w:rFonts w:eastAsia="Times New Roman"/>
              </w:rPr>
              <w:delText xml:space="preserve">[6] </w:delText>
            </w:r>
            <w:r w:rsidDel="004D3E65">
              <w:rPr>
                <w:rFonts w:eastAsia="Times New Roman"/>
              </w:rPr>
              <w:tab/>
              <w:delText>STROUSTRUP, Bjarne. From The Handbook of Object Technology (Editor: Saba Zamir) [online]. 1999 [vid. 2021-07-18]. Dostupné z: https://www.stroustrup.com/crc.pdf</w:delText>
            </w:r>
          </w:del>
        </w:p>
        <w:p w14:paraId="4ABF4925" w14:textId="0936DF09" w:rsidR="00F31707" w:rsidDel="004D3E65" w:rsidRDefault="00F31707">
          <w:pPr>
            <w:autoSpaceDE w:val="0"/>
            <w:autoSpaceDN w:val="0"/>
            <w:ind w:hanging="640"/>
            <w:divId w:val="2075159827"/>
            <w:rPr>
              <w:del w:id="752" w:author="Martin Novák" w:date="2023-03-24T14:33:00Z"/>
              <w:rFonts w:eastAsia="Times New Roman"/>
            </w:rPr>
          </w:pPr>
          <w:del w:id="753" w:author="Martin Novák" w:date="2023-03-24T14:33:00Z">
            <w:r w:rsidDel="004D3E65">
              <w:rPr>
                <w:rFonts w:eastAsia="Times New Roman"/>
              </w:rPr>
              <w:delText xml:space="preserve">[7] </w:delText>
            </w:r>
            <w:r w:rsidDel="004D3E65">
              <w:rPr>
                <w:rFonts w:eastAsia="Times New Roman"/>
              </w:rPr>
              <w:tab/>
              <w:delText xml:space="preserve">STROUSTRUP, Bjarne. </w:delText>
            </w:r>
            <w:r w:rsidDel="004D3E65">
              <w:rPr>
                <w:rFonts w:eastAsia="Times New Roman"/>
                <w:i/>
                <w:iCs/>
              </w:rPr>
              <w:delText>Stroustrup: FAQ-C subset of C++</w:delText>
            </w:r>
            <w:r w:rsidDel="004D3E65">
              <w:rPr>
                <w:rFonts w:eastAsia="Times New Roman"/>
              </w:rPr>
              <w:delText xml:space="preserve"> [online]. [vid. 2021-07-20]. Dostupné z: https://www.stroustrup.com/bs_faq.html#C-is-subset</w:delText>
            </w:r>
          </w:del>
        </w:p>
        <w:p w14:paraId="2765DF1E" w14:textId="35B1F8A8" w:rsidR="00F31707" w:rsidDel="004D3E65" w:rsidRDefault="00F31707">
          <w:pPr>
            <w:autoSpaceDE w:val="0"/>
            <w:autoSpaceDN w:val="0"/>
            <w:ind w:hanging="640"/>
            <w:divId w:val="218321001"/>
            <w:rPr>
              <w:del w:id="754" w:author="Martin Novák" w:date="2023-03-24T14:33:00Z"/>
              <w:rFonts w:eastAsia="Times New Roman"/>
            </w:rPr>
          </w:pPr>
          <w:del w:id="755" w:author="Martin Novák" w:date="2023-03-24T14:33:00Z">
            <w:r w:rsidDel="004D3E65">
              <w:rPr>
                <w:rFonts w:eastAsia="Times New Roman"/>
              </w:rPr>
              <w:delText xml:space="preserve">[8] </w:delText>
            </w:r>
            <w:r w:rsidDel="004D3E65">
              <w:rPr>
                <w:rFonts w:eastAsia="Times New Roman"/>
              </w:rPr>
              <w:tab/>
              <w:delText xml:space="preserve">PRATA, Stephen. </w:delText>
            </w:r>
            <w:r w:rsidDel="004D3E65">
              <w:rPr>
                <w:rFonts w:eastAsia="Times New Roman"/>
                <w:i/>
                <w:iCs/>
              </w:rPr>
              <w:delText>Mistrovství v C++</w:delText>
            </w:r>
            <w:r w:rsidDel="004D3E65">
              <w:rPr>
                <w:rFonts w:eastAsia="Times New Roman"/>
              </w:rPr>
              <w:delText xml:space="preserve">. 1. vyd. Praha: Computer Press, 2001. ISBN 80-7226-339-0. </w:delText>
            </w:r>
          </w:del>
        </w:p>
        <w:p w14:paraId="0A2D511A" w14:textId="487252B4" w:rsidR="00F31707" w:rsidDel="004D3E65" w:rsidRDefault="00F31707">
          <w:pPr>
            <w:autoSpaceDE w:val="0"/>
            <w:autoSpaceDN w:val="0"/>
            <w:ind w:hanging="640"/>
            <w:divId w:val="1928272598"/>
            <w:rPr>
              <w:del w:id="756" w:author="Martin Novák" w:date="2023-03-24T14:33:00Z"/>
              <w:rFonts w:eastAsia="Times New Roman"/>
            </w:rPr>
          </w:pPr>
          <w:del w:id="757" w:author="Martin Novák" w:date="2023-03-24T14:33:00Z">
            <w:r w:rsidDel="004D3E65">
              <w:rPr>
                <w:rFonts w:eastAsia="Times New Roman"/>
              </w:rPr>
              <w:delText xml:space="preserve">[9] </w:delText>
            </w:r>
            <w:r w:rsidDel="004D3E65">
              <w:rPr>
                <w:rFonts w:eastAsia="Times New Roman"/>
              </w:rPr>
              <w:tab/>
            </w:r>
            <w:r w:rsidDel="004D3E65">
              <w:rPr>
                <w:rFonts w:eastAsia="Times New Roman"/>
                <w:i/>
                <w:iCs/>
              </w:rPr>
              <w:delText>Why Java is Platform Independent? | by Neil Wilston | Medium</w:delText>
            </w:r>
            <w:r w:rsidDel="004D3E65">
              <w:rPr>
                <w:rFonts w:eastAsia="Times New Roman"/>
              </w:rPr>
              <w:delText xml:space="preserve"> [online]. [vid. 2021-07-21]. Dostupné z: https://medium.com/@neil.wilston123/why-java-is-platform-independent-1d82c2249a69</w:delText>
            </w:r>
          </w:del>
        </w:p>
        <w:p w14:paraId="078D05B3" w14:textId="146250EF" w:rsidR="00F31707" w:rsidDel="004D3E65" w:rsidRDefault="00F31707">
          <w:pPr>
            <w:autoSpaceDE w:val="0"/>
            <w:autoSpaceDN w:val="0"/>
            <w:ind w:hanging="640"/>
            <w:divId w:val="529033723"/>
            <w:rPr>
              <w:del w:id="758" w:author="Martin Novák" w:date="2023-03-24T14:33:00Z"/>
              <w:rFonts w:eastAsia="Times New Roman"/>
            </w:rPr>
          </w:pPr>
          <w:del w:id="759" w:author="Martin Novák" w:date="2023-03-24T14:33:00Z">
            <w:r w:rsidDel="004D3E65">
              <w:rPr>
                <w:rFonts w:eastAsia="Times New Roman"/>
              </w:rPr>
              <w:delText xml:space="preserve">[10] </w:delText>
            </w:r>
            <w:r w:rsidDel="004D3E65">
              <w:rPr>
                <w:rFonts w:eastAsia="Times New Roman"/>
              </w:rPr>
              <w:tab/>
            </w:r>
            <w:r w:rsidDel="004D3E65">
              <w:rPr>
                <w:rFonts w:eastAsia="Times New Roman"/>
                <w:i/>
                <w:iCs/>
              </w:rPr>
              <w:delText>What is x86 Architecture and its difference between x64? - Latest open tech from seeed studio</w:delText>
            </w:r>
            <w:r w:rsidDel="004D3E65">
              <w:rPr>
                <w:rFonts w:eastAsia="Times New Roman"/>
              </w:rPr>
              <w:delText xml:space="preserve"> [online]. [vid. 2021-07-21]. Dostupné z: https://www.seeedstudio.com/blog/2020/02/24/what-is-x86-architecture-and-its-difference-between-x64/</w:delText>
            </w:r>
          </w:del>
        </w:p>
        <w:p w14:paraId="482060CB" w14:textId="50B3C3A2" w:rsidR="00F31707" w:rsidDel="004D3E65" w:rsidRDefault="00F31707">
          <w:pPr>
            <w:autoSpaceDE w:val="0"/>
            <w:autoSpaceDN w:val="0"/>
            <w:ind w:hanging="640"/>
            <w:divId w:val="1716391651"/>
            <w:rPr>
              <w:del w:id="760" w:author="Martin Novák" w:date="2023-03-24T14:33:00Z"/>
              <w:rFonts w:eastAsia="Times New Roman"/>
            </w:rPr>
          </w:pPr>
          <w:del w:id="761" w:author="Martin Novák" w:date="2023-03-24T14:33:00Z">
            <w:r w:rsidDel="004D3E65">
              <w:rPr>
                <w:rFonts w:eastAsia="Times New Roman"/>
              </w:rPr>
              <w:delText xml:space="preserve">[11] </w:delText>
            </w:r>
            <w:r w:rsidDel="004D3E65">
              <w:rPr>
                <w:rFonts w:eastAsia="Times New Roman"/>
              </w:rPr>
              <w:tab/>
              <w:delText xml:space="preserve">HANÁK, Ján. </w:delText>
            </w:r>
            <w:r w:rsidDel="004D3E65">
              <w:rPr>
                <w:rFonts w:eastAsia="Times New Roman"/>
                <w:i/>
                <w:iCs/>
              </w:rPr>
              <w:delText>C++/CLI začínáme programovat</w:delText>
            </w:r>
            <w:r w:rsidDel="004D3E65">
              <w:rPr>
                <w:rFonts w:eastAsia="Times New Roman"/>
              </w:rPr>
              <w:delText xml:space="preserve">. Brno: artax a.s., 2009. ISBN 978-80-87017-04-3. </w:delText>
            </w:r>
          </w:del>
        </w:p>
        <w:p w14:paraId="1D2E3180" w14:textId="0119226A" w:rsidR="00F31707" w:rsidDel="004D3E65" w:rsidRDefault="00F31707">
          <w:pPr>
            <w:autoSpaceDE w:val="0"/>
            <w:autoSpaceDN w:val="0"/>
            <w:ind w:hanging="640"/>
            <w:divId w:val="862280656"/>
            <w:rPr>
              <w:del w:id="762" w:author="Martin Novák" w:date="2023-03-24T14:33:00Z"/>
              <w:rFonts w:eastAsia="Times New Roman"/>
            </w:rPr>
          </w:pPr>
          <w:del w:id="763" w:author="Martin Novák" w:date="2023-03-24T14:33:00Z">
            <w:r w:rsidDel="004D3E65">
              <w:rPr>
                <w:rFonts w:eastAsia="Times New Roman"/>
              </w:rPr>
              <w:delText xml:space="preserve">[12] </w:delText>
            </w:r>
            <w:r w:rsidDel="004D3E65">
              <w:rPr>
                <w:rFonts w:eastAsia="Times New Roman"/>
              </w:rPr>
              <w:tab/>
              <w:delText xml:space="preserve">STROUSTRUP, Bjarne. </w:delText>
            </w:r>
            <w:r w:rsidDel="004D3E65">
              <w:rPr>
                <w:rFonts w:eastAsia="Times New Roman"/>
                <w:i/>
                <w:iCs/>
              </w:rPr>
              <w:delText>C++ Applications</w:delText>
            </w:r>
            <w:r w:rsidDel="004D3E65">
              <w:rPr>
                <w:rFonts w:eastAsia="Times New Roman"/>
              </w:rPr>
              <w:delText xml:space="preserve"> [online]. [vid. 2021-07-20]. Dostupné z: https://www.stroustrup.com/applications.html</w:delText>
            </w:r>
          </w:del>
        </w:p>
        <w:p w14:paraId="102DC89B" w14:textId="322E3D1F" w:rsidR="00F31707" w:rsidDel="004D3E65" w:rsidRDefault="00F31707">
          <w:pPr>
            <w:autoSpaceDE w:val="0"/>
            <w:autoSpaceDN w:val="0"/>
            <w:ind w:hanging="640"/>
            <w:divId w:val="1462334825"/>
            <w:rPr>
              <w:del w:id="764" w:author="Martin Novák" w:date="2023-03-24T14:33:00Z"/>
              <w:rFonts w:eastAsia="Times New Roman"/>
            </w:rPr>
          </w:pPr>
          <w:del w:id="765" w:author="Martin Novák" w:date="2023-03-24T14:33:00Z">
            <w:r w:rsidDel="004D3E65">
              <w:rPr>
                <w:rFonts w:eastAsia="Times New Roman"/>
              </w:rPr>
              <w:delText xml:space="preserve">[13] </w:delText>
            </w:r>
            <w:r w:rsidDel="004D3E65">
              <w:rPr>
                <w:rFonts w:eastAsia="Times New Roman"/>
              </w:rPr>
              <w:tab/>
              <w:delText xml:space="preserve">STROUSTRUP, Bjarne. </w:delText>
            </w:r>
            <w:r w:rsidDel="004D3E65">
              <w:rPr>
                <w:rFonts w:eastAsia="Times New Roman"/>
                <w:i/>
                <w:iCs/>
              </w:rPr>
              <w:delText>Stroustrup: FAQ</w:delText>
            </w:r>
            <w:r w:rsidDel="004D3E65">
              <w:rPr>
                <w:rFonts w:eastAsia="Times New Roman"/>
              </w:rPr>
              <w:delText xml:space="preserve"> [online]. [vid. 2021-07-20]. Dostupné z: https://www.stroustrup.com/bs_faq.html#true</w:delText>
            </w:r>
          </w:del>
        </w:p>
        <w:p w14:paraId="47759243" w14:textId="3DF0320A" w:rsidR="00F31707" w:rsidDel="004D3E65" w:rsidRDefault="00F31707">
          <w:pPr>
            <w:autoSpaceDE w:val="0"/>
            <w:autoSpaceDN w:val="0"/>
            <w:ind w:hanging="640"/>
            <w:divId w:val="1433352936"/>
            <w:rPr>
              <w:del w:id="766" w:author="Martin Novák" w:date="2023-03-24T14:33:00Z"/>
              <w:rFonts w:eastAsia="Times New Roman"/>
            </w:rPr>
          </w:pPr>
          <w:del w:id="767" w:author="Martin Novák" w:date="2023-03-24T14:33:00Z">
            <w:r w:rsidDel="004D3E65">
              <w:rPr>
                <w:rFonts w:eastAsia="Times New Roman"/>
              </w:rPr>
              <w:delText xml:space="preserve">[14] </w:delText>
            </w:r>
            <w:r w:rsidDel="004D3E65">
              <w:rPr>
                <w:rFonts w:eastAsia="Times New Roman"/>
              </w:rPr>
              <w:tab/>
              <w:delText xml:space="preserve">STROUSTRUP, Bjarne. </w:delText>
            </w:r>
            <w:r w:rsidDel="004D3E65">
              <w:rPr>
                <w:rFonts w:eastAsia="Times New Roman"/>
                <w:i/>
                <w:iCs/>
              </w:rPr>
              <w:delText>Stroustrup: FAQ-unsafe</w:delText>
            </w:r>
            <w:r w:rsidDel="004D3E65">
              <w:rPr>
                <w:rFonts w:eastAsia="Times New Roman"/>
              </w:rPr>
              <w:delText xml:space="preserve"> [online]. [vid. 2021-07-20]. Dostupné z: https://www.stroustrup.com/bs_faq.html#unsafe</w:delText>
            </w:r>
          </w:del>
        </w:p>
        <w:p w14:paraId="0478F7C6" w14:textId="2D3F5023" w:rsidR="00F31707" w:rsidDel="004D3E65" w:rsidRDefault="00F31707">
          <w:pPr>
            <w:autoSpaceDE w:val="0"/>
            <w:autoSpaceDN w:val="0"/>
            <w:ind w:hanging="640"/>
            <w:divId w:val="2131822246"/>
            <w:rPr>
              <w:del w:id="768" w:author="Martin Novák" w:date="2023-03-24T14:33:00Z"/>
              <w:rFonts w:eastAsia="Times New Roman"/>
            </w:rPr>
          </w:pPr>
          <w:del w:id="769" w:author="Martin Novák" w:date="2023-03-24T14:33:00Z">
            <w:r w:rsidDel="004D3E65">
              <w:rPr>
                <w:rFonts w:eastAsia="Times New Roman"/>
              </w:rPr>
              <w:delText xml:space="preserve">[15] </w:delText>
            </w:r>
            <w:r w:rsidDel="004D3E65">
              <w:rPr>
                <w:rFonts w:eastAsia="Times New Roman"/>
              </w:rPr>
              <w:tab/>
              <w:delText xml:space="preserve">STROUSTRUP, Bjarne. </w:delText>
            </w:r>
            <w:r w:rsidDel="004D3E65">
              <w:rPr>
                <w:rFonts w:eastAsia="Times New Roman"/>
                <w:i/>
                <w:iCs/>
              </w:rPr>
              <w:delText>Stroustrup: FAQ-garbage-collection</w:delText>
            </w:r>
            <w:r w:rsidDel="004D3E65">
              <w:rPr>
                <w:rFonts w:eastAsia="Times New Roman"/>
              </w:rPr>
              <w:delText xml:space="preserve"> [online]. [vid. 2021-07-20]. Dostupné z: https://www.stroustrup.com/bs_faq.html#garbage-collection</w:delText>
            </w:r>
          </w:del>
        </w:p>
        <w:p w14:paraId="2FC61BD5" w14:textId="1238D470" w:rsidR="00F31707" w:rsidDel="004D3E65" w:rsidRDefault="00F31707">
          <w:pPr>
            <w:autoSpaceDE w:val="0"/>
            <w:autoSpaceDN w:val="0"/>
            <w:ind w:hanging="640"/>
            <w:divId w:val="159659375"/>
            <w:rPr>
              <w:del w:id="770" w:author="Martin Novák" w:date="2023-03-24T14:33:00Z"/>
              <w:rFonts w:eastAsia="Times New Roman"/>
            </w:rPr>
          </w:pPr>
          <w:del w:id="771" w:author="Martin Novák" w:date="2023-03-24T14:33:00Z">
            <w:r w:rsidDel="004D3E65">
              <w:rPr>
                <w:rFonts w:eastAsia="Times New Roman"/>
              </w:rPr>
              <w:delText xml:space="preserve">[16] </w:delText>
            </w:r>
            <w:r w:rsidDel="004D3E65">
              <w:rPr>
                <w:rFonts w:eastAsia="Times New Roman"/>
              </w:rPr>
              <w:tab/>
              <w:delText xml:space="preserve">STROUSTRUP, Bjarne. </w:delText>
            </w:r>
            <w:r w:rsidDel="004D3E65">
              <w:rPr>
                <w:rFonts w:eastAsia="Times New Roman"/>
                <w:i/>
                <w:iCs/>
              </w:rPr>
              <w:delText>Stroustrup: FAQ-GUI</w:delText>
            </w:r>
            <w:r w:rsidDel="004D3E65">
              <w:rPr>
                <w:rFonts w:eastAsia="Times New Roman"/>
              </w:rPr>
              <w:delText xml:space="preserve"> [online]. [vid. 2021-07-20]. Dostupné z: https://www.stroustrup.com/bs_faq.html#gui</w:delText>
            </w:r>
          </w:del>
        </w:p>
        <w:p w14:paraId="5E2676FF" w14:textId="6E498DB3" w:rsidR="00F31707" w:rsidDel="004D3E65" w:rsidRDefault="00F31707">
          <w:pPr>
            <w:autoSpaceDE w:val="0"/>
            <w:autoSpaceDN w:val="0"/>
            <w:ind w:hanging="640"/>
            <w:divId w:val="34817267"/>
            <w:rPr>
              <w:del w:id="772" w:author="Martin Novák" w:date="2023-03-24T14:33:00Z"/>
              <w:rFonts w:eastAsia="Times New Roman"/>
            </w:rPr>
          </w:pPr>
          <w:del w:id="773" w:author="Martin Novák" w:date="2023-03-24T14:33:00Z">
            <w:r w:rsidDel="004D3E65">
              <w:rPr>
                <w:rFonts w:eastAsia="Times New Roman"/>
              </w:rPr>
              <w:delText xml:space="preserve">[17] </w:delText>
            </w:r>
            <w:r w:rsidDel="004D3E65">
              <w:rPr>
                <w:rFonts w:eastAsia="Times New Roman"/>
              </w:rPr>
              <w:tab/>
              <w:delText xml:space="preserve">ORACLE. </w:delText>
            </w:r>
            <w:r w:rsidDel="004D3E65">
              <w:rPr>
                <w:rFonts w:eastAsia="Times New Roman"/>
                <w:i/>
                <w:iCs/>
              </w:rPr>
              <w:delText>The Java Language Environment</w:delText>
            </w:r>
            <w:r w:rsidDel="004D3E65">
              <w:rPr>
                <w:rFonts w:eastAsia="Times New Roman"/>
              </w:rPr>
              <w:delText xml:space="preserve"> [online]. [vid. 2023-02-10]. Dostupné z: https://www.oracle.com/java/technologies/introduction-to-java.html</w:delText>
            </w:r>
          </w:del>
        </w:p>
        <w:p w14:paraId="04AFEC75" w14:textId="6115385C" w:rsidR="00F31707" w:rsidDel="004D3E65" w:rsidRDefault="00F31707">
          <w:pPr>
            <w:autoSpaceDE w:val="0"/>
            <w:autoSpaceDN w:val="0"/>
            <w:ind w:hanging="640"/>
            <w:divId w:val="1161698714"/>
            <w:rPr>
              <w:del w:id="774" w:author="Martin Novák" w:date="2023-03-24T14:33:00Z"/>
              <w:rFonts w:eastAsia="Times New Roman"/>
            </w:rPr>
          </w:pPr>
          <w:del w:id="775" w:author="Martin Novák" w:date="2023-03-24T14:33:00Z">
            <w:r w:rsidDel="004D3E65">
              <w:rPr>
                <w:rFonts w:eastAsia="Times New Roman"/>
              </w:rPr>
              <w:delText xml:space="preserve">[18] </w:delText>
            </w:r>
            <w:r w:rsidDel="004D3E65">
              <w:rPr>
                <w:rFonts w:eastAsia="Times New Roman"/>
              </w:rPr>
              <w:tab/>
            </w:r>
            <w:r w:rsidDel="004D3E65">
              <w:rPr>
                <w:rFonts w:eastAsia="Times New Roman"/>
                <w:i/>
                <w:iCs/>
              </w:rPr>
              <w:delText>Difference between Methods and Functions in JavaScript - GeeksforGeeks</w:delText>
            </w:r>
            <w:r w:rsidDel="004D3E65">
              <w:rPr>
                <w:rFonts w:eastAsia="Times New Roman"/>
              </w:rPr>
              <w:delText xml:space="preserve"> [online]. [vid. 2021-07-22]. Dostupné z: https://www.geeksforgeeks.org/difference-between-methods-and-functions-in-javascript/</w:delText>
            </w:r>
          </w:del>
        </w:p>
        <w:p w14:paraId="6C0EF37B" w14:textId="43978210" w:rsidR="00F31707" w:rsidDel="004D3E65" w:rsidRDefault="00F31707">
          <w:pPr>
            <w:autoSpaceDE w:val="0"/>
            <w:autoSpaceDN w:val="0"/>
            <w:ind w:hanging="640"/>
            <w:divId w:val="721369892"/>
            <w:rPr>
              <w:del w:id="776" w:author="Martin Novák" w:date="2023-03-24T14:33:00Z"/>
              <w:rFonts w:eastAsia="Times New Roman"/>
            </w:rPr>
          </w:pPr>
          <w:del w:id="777" w:author="Martin Novák" w:date="2023-03-24T14:33:00Z">
            <w:r w:rsidDel="004D3E65">
              <w:rPr>
                <w:rFonts w:eastAsia="Times New Roman"/>
              </w:rPr>
              <w:delText xml:space="preserve">[19] </w:delText>
            </w:r>
            <w:r w:rsidDel="004D3E65">
              <w:rPr>
                <w:rFonts w:eastAsia="Times New Roman"/>
              </w:rPr>
              <w:tab/>
              <w:delText xml:space="preserve">ORACLE. </w:delText>
            </w:r>
            <w:r w:rsidDel="004D3E65">
              <w:rPr>
                <w:rFonts w:eastAsia="Times New Roman"/>
                <w:i/>
                <w:iCs/>
              </w:rPr>
              <w:delText>The Java Language Environment</w:delText>
            </w:r>
            <w:r w:rsidDel="004D3E65">
              <w:rPr>
                <w:rFonts w:eastAsia="Times New Roman"/>
              </w:rPr>
              <w:delText xml:space="preserve"> [online]. [vid. 2021-07-22]. Dostupné z: https://www.oracle.com/java/technologies/simple-familiar.html</w:delText>
            </w:r>
          </w:del>
        </w:p>
        <w:p w14:paraId="149FB19E" w14:textId="2A218704" w:rsidR="00F31707" w:rsidDel="004D3E65" w:rsidRDefault="00F31707">
          <w:pPr>
            <w:autoSpaceDE w:val="0"/>
            <w:autoSpaceDN w:val="0"/>
            <w:ind w:hanging="640"/>
            <w:divId w:val="1751926406"/>
            <w:rPr>
              <w:del w:id="778" w:author="Martin Novák" w:date="2023-03-24T14:33:00Z"/>
              <w:rFonts w:eastAsia="Times New Roman"/>
            </w:rPr>
          </w:pPr>
          <w:del w:id="779" w:author="Martin Novák" w:date="2023-03-24T14:33:00Z">
            <w:r w:rsidDel="004D3E65">
              <w:rPr>
                <w:rFonts w:eastAsia="Times New Roman"/>
              </w:rPr>
              <w:delText xml:space="preserve">[20] </w:delText>
            </w:r>
            <w:r w:rsidDel="004D3E65">
              <w:rPr>
                <w:rFonts w:eastAsia="Times New Roman"/>
              </w:rPr>
              <w:tab/>
            </w:r>
            <w:r w:rsidDel="004D3E65">
              <w:rPr>
                <w:rFonts w:eastAsia="Times New Roman"/>
                <w:i/>
                <w:iCs/>
              </w:rPr>
              <w:delText>Is Java slow? Compared to C++, it’s faster than you think</w:delText>
            </w:r>
            <w:r w:rsidDel="004D3E65">
              <w:rPr>
                <w:rFonts w:eastAsia="Times New Roman"/>
              </w:rPr>
              <w:delText xml:space="preserve"> [online]. [vid. 2021-07-22]. Dostupné z: https://www.theserverside.com/opinion/Is-Java-slow-Compared-to-C-its-faster-than-you-think</w:delText>
            </w:r>
          </w:del>
        </w:p>
        <w:p w14:paraId="4D6DBEA8" w14:textId="072ADD22" w:rsidR="00F31707" w:rsidDel="004D3E65" w:rsidRDefault="00F31707">
          <w:pPr>
            <w:autoSpaceDE w:val="0"/>
            <w:autoSpaceDN w:val="0"/>
            <w:ind w:hanging="640"/>
            <w:divId w:val="770051618"/>
            <w:rPr>
              <w:del w:id="780" w:author="Martin Novák" w:date="2023-03-24T14:33:00Z"/>
              <w:rFonts w:eastAsia="Times New Roman"/>
            </w:rPr>
          </w:pPr>
          <w:del w:id="781" w:author="Martin Novák" w:date="2023-03-24T14:33:00Z">
            <w:r w:rsidDel="004D3E65">
              <w:rPr>
                <w:rFonts w:eastAsia="Times New Roman"/>
              </w:rPr>
              <w:delText xml:space="preserve">[21] </w:delText>
            </w:r>
            <w:r w:rsidDel="004D3E65">
              <w:rPr>
                <w:rFonts w:eastAsia="Times New Roman"/>
              </w:rPr>
              <w:tab/>
              <w:delText xml:space="preserve">EGGES, Arjan, Jeroen D. FOKKER a Mark H. OVERMARS. </w:delText>
            </w:r>
            <w:r w:rsidDel="004D3E65">
              <w:rPr>
                <w:rFonts w:eastAsia="Times New Roman"/>
                <w:i/>
                <w:iCs/>
              </w:rPr>
              <w:delText>Learning C# by Programming Games</w:delText>
            </w:r>
            <w:r w:rsidDel="004D3E65">
              <w:rPr>
                <w:rFonts w:eastAsia="Times New Roman"/>
              </w:rPr>
              <w:delText xml:space="preserve"> [online]. 2013. ISBN 3642365795. Dostupné z: doi:10.1007/978-3-642-36580-5</w:delText>
            </w:r>
          </w:del>
        </w:p>
        <w:p w14:paraId="06381F15" w14:textId="6B77B473" w:rsidR="00F31707" w:rsidDel="004D3E65" w:rsidRDefault="00F31707">
          <w:pPr>
            <w:autoSpaceDE w:val="0"/>
            <w:autoSpaceDN w:val="0"/>
            <w:ind w:hanging="640"/>
            <w:divId w:val="935361487"/>
            <w:rPr>
              <w:del w:id="782" w:author="Martin Novák" w:date="2023-03-24T14:33:00Z"/>
              <w:rFonts w:eastAsia="Times New Roman"/>
            </w:rPr>
          </w:pPr>
          <w:del w:id="783" w:author="Martin Novák" w:date="2023-03-24T14:33:00Z">
            <w:r w:rsidDel="004D3E65">
              <w:rPr>
                <w:rFonts w:eastAsia="Times New Roman"/>
              </w:rPr>
              <w:delText xml:space="preserve">[22] </w:delText>
            </w:r>
            <w:r w:rsidDel="004D3E65">
              <w:rPr>
                <w:rFonts w:eastAsia="Times New Roman"/>
              </w:rPr>
              <w:tab/>
              <w:delText xml:space="preserve">ORACLE. </w:delText>
            </w:r>
            <w:r w:rsidDel="004D3E65">
              <w:rPr>
                <w:rFonts w:eastAsia="Times New Roman"/>
                <w:i/>
                <w:iCs/>
              </w:rPr>
              <w:delText>Oracle Java ME Embedded Getting Started</w:delText>
            </w:r>
            <w:r w:rsidDel="004D3E65">
              <w:rPr>
                <w:rFonts w:eastAsia="Times New Roman"/>
              </w:rPr>
              <w:delText xml:space="preserve"> [online]. [vid. 2021-07-22]. Dostupné z: https://www.oracle.com/java/technologies/javame-embedded/javame-embedded-getstarted.html</w:delText>
            </w:r>
          </w:del>
        </w:p>
        <w:p w14:paraId="320D1942" w14:textId="28FD9820" w:rsidR="00F31707" w:rsidDel="004D3E65" w:rsidRDefault="00F31707">
          <w:pPr>
            <w:autoSpaceDE w:val="0"/>
            <w:autoSpaceDN w:val="0"/>
            <w:ind w:hanging="640"/>
            <w:divId w:val="1375036143"/>
            <w:rPr>
              <w:del w:id="784" w:author="Martin Novák" w:date="2023-03-24T14:33:00Z"/>
              <w:rFonts w:eastAsia="Times New Roman"/>
            </w:rPr>
          </w:pPr>
          <w:del w:id="785" w:author="Martin Novák" w:date="2023-03-24T14:33:00Z">
            <w:r w:rsidDel="004D3E65">
              <w:rPr>
                <w:rFonts w:eastAsia="Times New Roman"/>
              </w:rPr>
              <w:delText xml:space="preserve">[23] </w:delText>
            </w:r>
            <w:r w:rsidDel="004D3E65">
              <w:rPr>
                <w:rFonts w:eastAsia="Times New Roman"/>
              </w:rPr>
              <w:tab/>
              <w:delText xml:space="preserve">FREECODECAMP.ORG. </w:delText>
            </w:r>
            <w:r w:rsidDel="004D3E65">
              <w:rPr>
                <w:rFonts w:eastAsia="Times New Roman"/>
                <w:i/>
                <w:iCs/>
              </w:rPr>
              <w:delText>Garbage Collection in Java – What is GC and How it Works in the JVM</w:delText>
            </w:r>
            <w:r w:rsidDel="004D3E65">
              <w:rPr>
                <w:rFonts w:eastAsia="Times New Roman"/>
              </w:rPr>
              <w:delText xml:space="preserve"> [online]. [vid. 2021-07-21]. Dostupné z: https://www.freecodecamp.org/news/garbage-collection-in-java-what-is-gc-and-how-it-works-in-the-jvm/</w:delText>
            </w:r>
          </w:del>
        </w:p>
        <w:p w14:paraId="3B8ECE65" w14:textId="0DEA0E22" w:rsidR="00F31707" w:rsidDel="004D3E65" w:rsidRDefault="00F31707">
          <w:pPr>
            <w:autoSpaceDE w:val="0"/>
            <w:autoSpaceDN w:val="0"/>
            <w:ind w:hanging="640"/>
            <w:divId w:val="586889725"/>
            <w:rPr>
              <w:del w:id="786" w:author="Martin Novák" w:date="2023-03-24T14:33:00Z"/>
              <w:rFonts w:eastAsia="Times New Roman"/>
            </w:rPr>
          </w:pPr>
          <w:del w:id="787" w:author="Martin Novák" w:date="2023-03-24T14:33:00Z">
            <w:r w:rsidDel="004D3E65">
              <w:rPr>
                <w:rFonts w:eastAsia="Times New Roman"/>
              </w:rPr>
              <w:delText xml:space="preserve">[24] </w:delText>
            </w:r>
            <w:r w:rsidDel="004D3E65">
              <w:rPr>
                <w:rFonts w:eastAsia="Times New Roman"/>
              </w:rPr>
              <w:tab/>
              <w:delText xml:space="preserve">IBM. </w:delText>
            </w:r>
            <w:r w:rsidDel="004D3E65">
              <w:rPr>
                <w:rFonts w:eastAsia="Times New Roman"/>
                <w:i/>
                <w:iCs/>
              </w:rPr>
              <w:delText>Garbage collection impacts to Java performance - IBM Documentation</w:delText>
            </w:r>
            <w:r w:rsidDel="004D3E65">
              <w:rPr>
                <w:rFonts w:eastAsia="Times New Roman"/>
              </w:rPr>
              <w:delText xml:space="preserve"> [online]. [vid. 2021-07-21]. Dostupné z: https://www.ibm.com/docs/en/aix/7.1?topic=monitoring-garbage-collection-impacts-java-performance</w:delText>
            </w:r>
          </w:del>
        </w:p>
        <w:p w14:paraId="7090D53A" w14:textId="5880D7E0" w:rsidR="00F31707" w:rsidDel="004D3E65" w:rsidRDefault="00F31707">
          <w:pPr>
            <w:autoSpaceDE w:val="0"/>
            <w:autoSpaceDN w:val="0"/>
            <w:ind w:hanging="640"/>
            <w:divId w:val="1009868250"/>
            <w:rPr>
              <w:del w:id="788" w:author="Martin Novák" w:date="2023-03-24T14:33:00Z"/>
              <w:rFonts w:eastAsia="Times New Roman"/>
            </w:rPr>
          </w:pPr>
          <w:del w:id="789" w:author="Martin Novák" w:date="2023-03-24T14:33:00Z">
            <w:r w:rsidDel="004D3E65">
              <w:rPr>
                <w:rFonts w:eastAsia="Times New Roman"/>
              </w:rPr>
              <w:delText xml:space="preserve">[25] </w:delText>
            </w:r>
            <w:r w:rsidDel="004D3E65">
              <w:rPr>
                <w:rFonts w:eastAsia="Times New Roman"/>
              </w:rPr>
              <w:tab/>
              <w:delText xml:space="preserve">ORACLE. </w:delText>
            </w:r>
            <w:r w:rsidDel="004D3E65">
              <w:rPr>
                <w:rFonts w:eastAsia="Times New Roman"/>
                <w:i/>
                <w:iCs/>
              </w:rPr>
              <w:delText>Java SE 6 HotSpot[tm] Virtual Machine Garbage Collection Tuning</w:delText>
            </w:r>
            <w:r w:rsidDel="004D3E65">
              <w:rPr>
                <w:rFonts w:eastAsia="Times New Roman"/>
              </w:rPr>
              <w:delText xml:space="preserve"> [online]. [vid. 2021-07-22]. Dostupné z: https://www.oracle.com/java/technologies/javase/gc-tuning-6.html</w:delText>
            </w:r>
          </w:del>
        </w:p>
        <w:p w14:paraId="7F50F86B" w14:textId="5A39E6F8" w:rsidR="00F31707" w:rsidDel="004D3E65" w:rsidRDefault="00F31707">
          <w:pPr>
            <w:autoSpaceDE w:val="0"/>
            <w:autoSpaceDN w:val="0"/>
            <w:ind w:hanging="640"/>
            <w:divId w:val="287857367"/>
            <w:rPr>
              <w:del w:id="790" w:author="Martin Novák" w:date="2023-03-24T14:33:00Z"/>
              <w:rFonts w:eastAsia="Times New Roman"/>
            </w:rPr>
          </w:pPr>
          <w:del w:id="791" w:author="Martin Novák" w:date="2023-03-24T14:33:00Z">
            <w:r w:rsidDel="004D3E65">
              <w:rPr>
                <w:rFonts w:eastAsia="Times New Roman"/>
              </w:rPr>
              <w:delText xml:space="preserve">[26] </w:delText>
            </w:r>
            <w:r w:rsidDel="004D3E65">
              <w:rPr>
                <w:rFonts w:eastAsia="Times New Roman"/>
              </w:rPr>
              <w:tab/>
              <w:delText xml:space="preserve">DOCS.ORACLE.COM. </w:delText>
            </w:r>
            <w:r w:rsidDel="004D3E65">
              <w:rPr>
                <w:rFonts w:eastAsia="Times New Roman"/>
                <w:i/>
                <w:iCs/>
              </w:rPr>
              <w:delText>java.awt (Java Platform SE 7 )</w:delText>
            </w:r>
            <w:r w:rsidDel="004D3E65">
              <w:rPr>
                <w:rFonts w:eastAsia="Times New Roman"/>
              </w:rPr>
              <w:delText xml:space="preserve"> [online]. [vid. 2021-07-26]. Dostupné z: https://docs.oracle.com/javase/7/docs/api/java/awt/package-summary.html</w:delText>
            </w:r>
          </w:del>
        </w:p>
        <w:p w14:paraId="605725DE" w14:textId="4A9DACB7" w:rsidR="00F31707" w:rsidDel="004D3E65" w:rsidRDefault="00F31707">
          <w:pPr>
            <w:autoSpaceDE w:val="0"/>
            <w:autoSpaceDN w:val="0"/>
            <w:ind w:hanging="640"/>
            <w:divId w:val="2114738772"/>
            <w:rPr>
              <w:del w:id="792" w:author="Martin Novák" w:date="2023-03-24T14:33:00Z"/>
              <w:rFonts w:eastAsia="Times New Roman"/>
            </w:rPr>
          </w:pPr>
          <w:del w:id="793" w:author="Martin Novák" w:date="2023-03-24T14:33:00Z">
            <w:r w:rsidDel="004D3E65">
              <w:rPr>
                <w:rFonts w:eastAsia="Times New Roman"/>
              </w:rPr>
              <w:delText xml:space="preserve">[27] </w:delText>
            </w:r>
            <w:r w:rsidDel="004D3E65">
              <w:rPr>
                <w:rFonts w:eastAsia="Times New Roman"/>
              </w:rPr>
              <w:tab/>
              <w:delText xml:space="preserve">DOCS.ORACLE.COM. </w:delText>
            </w:r>
            <w:r w:rsidDel="004D3E65">
              <w:rPr>
                <w:rFonts w:eastAsia="Times New Roman"/>
                <w:i/>
                <w:iCs/>
              </w:rPr>
              <w:delText>javax.swing (Java Platform SE 7 )</w:delText>
            </w:r>
            <w:r w:rsidDel="004D3E65">
              <w:rPr>
                <w:rFonts w:eastAsia="Times New Roman"/>
              </w:rPr>
              <w:delText xml:space="preserve"> [online]. [vid. 2021-07-26]. Dostupné z: https://docs.oracle.com/javase/7/docs/api/javax/swing/package-summary.html</w:delText>
            </w:r>
          </w:del>
        </w:p>
        <w:p w14:paraId="0A549F60" w14:textId="439647A2" w:rsidR="00F31707" w:rsidDel="004D3E65" w:rsidRDefault="00F31707">
          <w:pPr>
            <w:autoSpaceDE w:val="0"/>
            <w:autoSpaceDN w:val="0"/>
            <w:ind w:hanging="640"/>
            <w:divId w:val="1527862264"/>
            <w:rPr>
              <w:del w:id="794" w:author="Martin Novák" w:date="2023-03-24T14:33:00Z"/>
              <w:rFonts w:eastAsia="Times New Roman"/>
            </w:rPr>
          </w:pPr>
          <w:del w:id="795" w:author="Martin Novák" w:date="2023-03-24T14:33:00Z">
            <w:r w:rsidDel="004D3E65">
              <w:rPr>
                <w:rFonts w:eastAsia="Times New Roman"/>
              </w:rPr>
              <w:delText xml:space="preserve">[28] </w:delText>
            </w:r>
            <w:r w:rsidDel="004D3E65">
              <w:rPr>
                <w:rFonts w:eastAsia="Times New Roman"/>
              </w:rPr>
              <w:tab/>
              <w:delText xml:space="preserve">ITNETWORK.CZ. </w:delText>
            </w:r>
            <w:r w:rsidDel="004D3E65">
              <w:rPr>
                <w:rFonts w:eastAsia="Times New Roman"/>
                <w:i/>
                <w:iCs/>
              </w:rPr>
              <w:delText>Lekce 3 - Seznam (List) pomocí pole v Javě</w:delText>
            </w:r>
            <w:r w:rsidDel="004D3E65">
              <w:rPr>
                <w:rFonts w:eastAsia="Times New Roman"/>
              </w:rPr>
              <w:delText xml:space="preserve"> [online]. [vid. 2021-07-22]. Dostupné z: https://www.itnetwork.cz/java/kolekce-a-proudy/java-tutorial-seznamy-kolekce-list</w:delText>
            </w:r>
          </w:del>
        </w:p>
        <w:p w14:paraId="6B72E4AA" w14:textId="3B066059" w:rsidR="00F31707" w:rsidDel="004D3E65" w:rsidRDefault="00F31707">
          <w:pPr>
            <w:autoSpaceDE w:val="0"/>
            <w:autoSpaceDN w:val="0"/>
            <w:ind w:hanging="640"/>
            <w:divId w:val="14767547"/>
            <w:rPr>
              <w:del w:id="796" w:author="Martin Novák" w:date="2023-03-24T14:33:00Z"/>
              <w:rFonts w:eastAsia="Times New Roman"/>
            </w:rPr>
          </w:pPr>
          <w:del w:id="797" w:author="Martin Novák" w:date="2023-03-24T14:33:00Z">
            <w:r w:rsidDel="004D3E65">
              <w:rPr>
                <w:rFonts w:eastAsia="Times New Roman"/>
              </w:rPr>
              <w:delText xml:space="preserve">[29] </w:delText>
            </w:r>
            <w:r w:rsidDel="004D3E65">
              <w:rPr>
                <w:rFonts w:eastAsia="Times New Roman"/>
              </w:rPr>
              <w:tab/>
              <w:delText xml:space="preserve">DOCS.MICROSOFT.COM. </w:delText>
            </w:r>
            <w:r w:rsidDel="004D3E65">
              <w:rPr>
                <w:rFonts w:eastAsia="Times New Roman"/>
                <w:i/>
                <w:iCs/>
              </w:rPr>
              <w:delText>A Tour of C# - C# Guide | Microsoft Docs</w:delText>
            </w:r>
            <w:r w:rsidDel="004D3E65">
              <w:rPr>
                <w:rFonts w:eastAsia="Times New Roman"/>
              </w:rPr>
              <w:delText xml:space="preserve"> [online]. [vid. 2021-07-23]. Dostupné z: https://docs.microsoft.com/en-us/dotnet/csharp/tour-of-csharp/</w:delText>
            </w:r>
          </w:del>
        </w:p>
        <w:p w14:paraId="31BB2FD7" w14:textId="1EA9E9C5" w:rsidR="00F31707" w:rsidDel="004D3E65" w:rsidRDefault="00F31707">
          <w:pPr>
            <w:autoSpaceDE w:val="0"/>
            <w:autoSpaceDN w:val="0"/>
            <w:ind w:hanging="640"/>
            <w:divId w:val="128133302"/>
            <w:rPr>
              <w:del w:id="798" w:author="Martin Novák" w:date="2023-03-24T14:33:00Z"/>
              <w:rFonts w:eastAsia="Times New Roman"/>
            </w:rPr>
          </w:pPr>
          <w:del w:id="799" w:author="Martin Novák" w:date="2023-03-24T14:33:00Z">
            <w:r w:rsidDel="004D3E65">
              <w:rPr>
                <w:rFonts w:eastAsia="Times New Roman"/>
              </w:rPr>
              <w:delText>[30] .</w:delText>
            </w:r>
            <w:r w:rsidDel="004D3E65">
              <w:rPr>
                <w:rFonts w:eastAsia="Times New Roman"/>
              </w:rPr>
              <w:tab/>
            </w:r>
            <w:r w:rsidDel="004D3E65">
              <w:rPr>
                <w:rFonts w:eastAsia="Times New Roman"/>
                <w:i/>
                <w:iCs/>
              </w:rPr>
              <w:delText>NET (and .NET Core) - introduction and overview | Microsoft Learn</w:delText>
            </w:r>
            <w:r w:rsidDel="004D3E65">
              <w:rPr>
                <w:rFonts w:eastAsia="Times New Roman"/>
              </w:rPr>
              <w:delText xml:space="preserve"> [online]. [vid. 2023-02-05]. Dostupné z: https://learn.microsoft.com/en-us/dotnet/core/introduction</w:delText>
            </w:r>
          </w:del>
        </w:p>
        <w:p w14:paraId="75271C1A" w14:textId="5660CF83" w:rsidR="00F31707" w:rsidDel="004D3E65" w:rsidRDefault="00F31707">
          <w:pPr>
            <w:autoSpaceDE w:val="0"/>
            <w:autoSpaceDN w:val="0"/>
            <w:ind w:hanging="640"/>
            <w:divId w:val="1878658757"/>
            <w:rPr>
              <w:del w:id="800" w:author="Martin Novák" w:date="2023-03-24T14:33:00Z"/>
              <w:rFonts w:eastAsia="Times New Roman"/>
            </w:rPr>
          </w:pPr>
          <w:del w:id="801" w:author="Martin Novák" w:date="2023-03-24T14:33:00Z">
            <w:r w:rsidDel="004D3E65">
              <w:rPr>
                <w:rFonts w:eastAsia="Times New Roman"/>
              </w:rPr>
              <w:delText xml:space="preserve">[31] </w:delText>
            </w:r>
            <w:r w:rsidDel="004D3E65">
              <w:rPr>
                <w:rFonts w:eastAsia="Times New Roman"/>
              </w:rPr>
              <w:tab/>
            </w:r>
            <w:r w:rsidDel="004D3E65">
              <w:rPr>
                <w:rFonts w:eastAsia="Times New Roman"/>
                <w:i/>
                <w:iCs/>
              </w:rPr>
              <w:delText>ReadyToRun deployment overview - .NET | Microsoft Learn</w:delText>
            </w:r>
            <w:r w:rsidDel="004D3E65">
              <w:rPr>
                <w:rFonts w:eastAsia="Times New Roman"/>
              </w:rPr>
              <w:delText xml:space="preserve"> [online]. [vid. 2023-02-07]. Dostupné z: https://learn.microsoft.com/en-us/dotnet/core/deploying/ready-to-run</w:delText>
            </w:r>
          </w:del>
        </w:p>
        <w:p w14:paraId="786DF8D8" w14:textId="09E9E58C" w:rsidR="00F31707" w:rsidDel="004D3E65" w:rsidRDefault="00F31707">
          <w:pPr>
            <w:autoSpaceDE w:val="0"/>
            <w:autoSpaceDN w:val="0"/>
            <w:ind w:hanging="640"/>
            <w:divId w:val="557862384"/>
            <w:rPr>
              <w:del w:id="802" w:author="Martin Novák" w:date="2023-03-24T14:33:00Z"/>
              <w:rFonts w:eastAsia="Times New Roman"/>
            </w:rPr>
          </w:pPr>
          <w:del w:id="803" w:author="Martin Novák" w:date="2023-03-24T14:33:00Z">
            <w:r w:rsidDel="004D3E65">
              <w:rPr>
                <w:rFonts w:eastAsia="Times New Roman"/>
              </w:rPr>
              <w:delText xml:space="preserve">[32] </w:delText>
            </w:r>
            <w:r w:rsidDel="004D3E65">
              <w:rPr>
                <w:rFonts w:eastAsia="Times New Roman"/>
              </w:rPr>
              <w:tab/>
              <w:delText>RICHARD LANDER. Conversation about crossgen2 - .NET Blog. .</w:delText>
            </w:r>
            <w:r w:rsidDel="004D3E65">
              <w:rPr>
                <w:rFonts w:eastAsia="Times New Roman"/>
                <w:i/>
                <w:iCs/>
              </w:rPr>
              <w:delText>NET Blog</w:delText>
            </w:r>
            <w:r w:rsidDel="004D3E65">
              <w:rPr>
                <w:rFonts w:eastAsia="Times New Roman"/>
              </w:rPr>
              <w:delText xml:space="preserve"> [online]. 2021 [vid. 2023-02-07]. Dostupné z: https://devblogs.microsoft.com/dotnet/conversation-about-crossgen2/</w:delText>
            </w:r>
          </w:del>
        </w:p>
        <w:p w14:paraId="2DF069C9" w14:textId="536C7BE0" w:rsidR="00F31707" w:rsidDel="004D3E65" w:rsidRDefault="00F31707">
          <w:pPr>
            <w:autoSpaceDE w:val="0"/>
            <w:autoSpaceDN w:val="0"/>
            <w:ind w:hanging="640"/>
            <w:divId w:val="303660776"/>
            <w:rPr>
              <w:del w:id="804" w:author="Martin Novák" w:date="2023-03-24T14:33:00Z"/>
              <w:rFonts w:eastAsia="Times New Roman"/>
            </w:rPr>
          </w:pPr>
          <w:del w:id="805" w:author="Martin Novák" w:date="2023-03-24T14:33:00Z">
            <w:r w:rsidDel="004D3E65">
              <w:rPr>
                <w:rFonts w:eastAsia="Times New Roman"/>
              </w:rPr>
              <w:delText xml:space="preserve">[33] </w:delText>
            </w:r>
            <w:r w:rsidDel="004D3E65">
              <w:rPr>
                <w:rFonts w:eastAsia="Times New Roman"/>
              </w:rPr>
              <w:tab/>
              <w:delText xml:space="preserve">DOCS.MICROSOFT.COM. </w:delText>
            </w:r>
            <w:r w:rsidDel="004D3E65">
              <w:rPr>
                <w:rFonts w:eastAsia="Times New Roman"/>
                <w:i/>
                <w:iCs/>
              </w:rPr>
              <w:delText>Ngen.exe (Native Image Generator) | Microsoft Docs</w:delText>
            </w:r>
            <w:r w:rsidDel="004D3E65">
              <w:rPr>
                <w:rFonts w:eastAsia="Times New Roman"/>
              </w:rPr>
              <w:delText xml:space="preserve"> [online]. [vid. 2021-08-06]. Dostupné z: https://docs.microsoft.com/en-us/dotnet/framework/tools/ngen-exe-native-image-generator</w:delText>
            </w:r>
          </w:del>
        </w:p>
        <w:p w14:paraId="7B170C79" w14:textId="196C8C93" w:rsidR="00F31707" w:rsidDel="004D3E65" w:rsidRDefault="00F31707">
          <w:pPr>
            <w:autoSpaceDE w:val="0"/>
            <w:autoSpaceDN w:val="0"/>
            <w:ind w:hanging="640"/>
            <w:divId w:val="665282072"/>
            <w:rPr>
              <w:del w:id="806" w:author="Martin Novák" w:date="2023-03-24T14:33:00Z"/>
              <w:rFonts w:eastAsia="Times New Roman"/>
            </w:rPr>
          </w:pPr>
          <w:del w:id="807" w:author="Martin Novák" w:date="2023-03-24T14:33:00Z">
            <w:r w:rsidDel="004D3E65">
              <w:rPr>
                <w:rFonts w:eastAsia="Times New Roman"/>
              </w:rPr>
              <w:delText xml:space="preserve">[34] </w:delText>
            </w:r>
            <w:r w:rsidDel="004D3E65">
              <w:rPr>
                <w:rFonts w:eastAsia="Times New Roman"/>
              </w:rPr>
              <w:tab/>
              <w:delText>MICROSOFT. .</w:delText>
            </w:r>
            <w:r w:rsidDel="004D3E65">
              <w:rPr>
                <w:rFonts w:eastAsia="Times New Roman"/>
                <w:i/>
                <w:iCs/>
              </w:rPr>
              <w:delText>NET Glossary | Microsoft Learn</w:delText>
            </w:r>
            <w:r w:rsidDel="004D3E65">
              <w:rPr>
                <w:rFonts w:eastAsia="Times New Roman"/>
              </w:rPr>
              <w:delText xml:space="preserve"> [online]. [vid. 2023-01-29]. Dostupné z: https://learn.microsoft.com/en-us/dotnet/standard/glossary#implementation-of-net</w:delText>
            </w:r>
          </w:del>
        </w:p>
        <w:p w14:paraId="3E467099" w14:textId="718F6EF5" w:rsidR="00F31707" w:rsidDel="004D3E65" w:rsidRDefault="00F31707">
          <w:pPr>
            <w:autoSpaceDE w:val="0"/>
            <w:autoSpaceDN w:val="0"/>
            <w:ind w:hanging="640"/>
            <w:divId w:val="1412434131"/>
            <w:rPr>
              <w:del w:id="808" w:author="Martin Novák" w:date="2023-03-24T14:33:00Z"/>
              <w:rFonts w:eastAsia="Times New Roman"/>
            </w:rPr>
          </w:pPr>
          <w:del w:id="809" w:author="Martin Novák" w:date="2023-03-24T14:33:00Z">
            <w:r w:rsidDel="004D3E65">
              <w:rPr>
                <w:rFonts w:eastAsia="Times New Roman"/>
              </w:rPr>
              <w:delText xml:space="preserve">[35] </w:delText>
            </w:r>
            <w:r w:rsidDel="004D3E65">
              <w:rPr>
                <w:rFonts w:eastAsia="Times New Roman"/>
              </w:rPr>
              <w:tab/>
              <w:delText>DOCS.MICROSOFT.COM. .</w:delText>
            </w:r>
            <w:r w:rsidDel="004D3E65">
              <w:rPr>
                <w:rFonts w:eastAsia="Times New Roman"/>
                <w:i/>
                <w:iCs/>
              </w:rPr>
              <w:delText>NET Framework versions and dependencies</w:delText>
            </w:r>
            <w:r w:rsidDel="004D3E65">
              <w:rPr>
                <w:rFonts w:eastAsia="Times New Roman"/>
              </w:rPr>
              <w:delText xml:space="preserve"> [online]. [vid. 2021-06-05]. Dostupné z: https://docs.microsoft.com/en-us/dotnet/framework/migration-guide/versions-and-dependencies?redirectedfrom=MSDN#net-framework-30</w:delText>
            </w:r>
          </w:del>
        </w:p>
        <w:p w14:paraId="2F5A7420" w14:textId="0EF8A128" w:rsidR="00F31707" w:rsidDel="004D3E65" w:rsidRDefault="00F31707">
          <w:pPr>
            <w:autoSpaceDE w:val="0"/>
            <w:autoSpaceDN w:val="0"/>
            <w:ind w:hanging="640"/>
            <w:divId w:val="169880069"/>
            <w:rPr>
              <w:del w:id="810" w:author="Martin Novák" w:date="2023-03-24T14:33:00Z"/>
              <w:rFonts w:eastAsia="Times New Roman"/>
            </w:rPr>
          </w:pPr>
          <w:del w:id="811" w:author="Martin Novák" w:date="2023-03-24T14:33:00Z">
            <w:r w:rsidDel="004D3E65">
              <w:rPr>
                <w:rFonts w:eastAsia="Times New Roman"/>
              </w:rPr>
              <w:delText xml:space="preserve">[36] </w:delText>
            </w:r>
            <w:r w:rsidDel="004D3E65">
              <w:rPr>
                <w:rFonts w:eastAsia="Times New Roman"/>
              </w:rPr>
              <w:tab/>
              <w:delText xml:space="preserve">DOCS.MICROSOFT.COM. </w:delText>
            </w:r>
            <w:r w:rsidDel="004D3E65">
              <w:rPr>
                <w:rFonts w:eastAsia="Times New Roman"/>
                <w:i/>
                <w:iCs/>
              </w:rPr>
              <w:delText>What is .NET MAUI? - .NET MAUI | Microsoft Docs</w:delText>
            </w:r>
            <w:r w:rsidDel="004D3E65">
              <w:rPr>
                <w:rFonts w:eastAsia="Times New Roman"/>
              </w:rPr>
              <w:delText xml:space="preserve"> [online]. [vid. 2021-09-23]. Dostupné z: https://docs.microsoft.com/cs-cz/dotnet/maui/what-is-maui</w:delText>
            </w:r>
          </w:del>
        </w:p>
        <w:p w14:paraId="3C25C199" w14:textId="68235922" w:rsidR="00F31707" w:rsidDel="004D3E65" w:rsidRDefault="00F31707">
          <w:pPr>
            <w:autoSpaceDE w:val="0"/>
            <w:autoSpaceDN w:val="0"/>
            <w:ind w:hanging="640"/>
            <w:divId w:val="63071978"/>
            <w:rPr>
              <w:del w:id="812" w:author="Martin Novák" w:date="2023-03-24T14:33:00Z"/>
              <w:rFonts w:eastAsia="Times New Roman"/>
            </w:rPr>
          </w:pPr>
          <w:del w:id="813" w:author="Martin Novák" w:date="2023-03-24T14:33:00Z">
            <w:r w:rsidDel="004D3E65">
              <w:rPr>
                <w:rFonts w:eastAsia="Times New Roman"/>
              </w:rPr>
              <w:delText xml:space="preserve">[37] </w:delText>
            </w:r>
            <w:r w:rsidDel="004D3E65">
              <w:rPr>
                <w:rFonts w:eastAsia="Times New Roman"/>
              </w:rPr>
              <w:tab/>
              <w:delText xml:space="preserve">DOCS.MICROSOFT.COM. </w:delText>
            </w:r>
            <w:r w:rsidDel="004D3E65">
              <w:rPr>
                <w:rFonts w:eastAsia="Times New Roman"/>
                <w:i/>
                <w:iCs/>
              </w:rPr>
              <w:delText>Unsafe code, pointers to data, and function pointers | Microsoft Docs</w:delText>
            </w:r>
            <w:r w:rsidDel="004D3E65">
              <w:rPr>
                <w:rFonts w:eastAsia="Times New Roman"/>
              </w:rPr>
              <w:delText xml:space="preserve"> [online]. [vid. 2021-07-23]. Dostupné z: https://docs.microsoft.com/en-us/dotnet/csharp/language-reference/unsafe-code</w:delText>
            </w:r>
          </w:del>
        </w:p>
        <w:p w14:paraId="0F80D97C" w14:textId="45772FC3" w:rsidR="00F31707" w:rsidDel="004D3E65" w:rsidRDefault="00F31707">
          <w:pPr>
            <w:autoSpaceDE w:val="0"/>
            <w:autoSpaceDN w:val="0"/>
            <w:ind w:hanging="640"/>
            <w:divId w:val="1384989352"/>
            <w:rPr>
              <w:del w:id="814" w:author="Martin Novák" w:date="2023-03-24T14:33:00Z"/>
              <w:rFonts w:eastAsia="Times New Roman"/>
            </w:rPr>
          </w:pPr>
          <w:del w:id="815" w:author="Martin Novák" w:date="2023-03-24T14:33:00Z">
            <w:r w:rsidDel="004D3E65">
              <w:rPr>
                <w:rFonts w:eastAsia="Times New Roman"/>
              </w:rPr>
              <w:delText xml:space="preserve">[38] </w:delText>
            </w:r>
            <w:r w:rsidDel="004D3E65">
              <w:rPr>
                <w:rFonts w:eastAsia="Times New Roman"/>
              </w:rPr>
              <w:tab/>
            </w:r>
            <w:r w:rsidDel="004D3E65">
              <w:rPr>
                <w:rFonts w:eastAsia="Times New Roman"/>
                <w:i/>
                <w:iCs/>
              </w:rPr>
              <w:delText>VisualMicro - Arduino IDE For Visual Studio</w:delText>
            </w:r>
            <w:r w:rsidDel="004D3E65">
              <w:rPr>
                <w:rFonts w:eastAsia="Times New Roman"/>
              </w:rPr>
              <w:delText xml:space="preserve"> [online]. [vid. 2021-07-23]. Dostupné z: https://www.visualmicro.com/#</w:delText>
            </w:r>
          </w:del>
        </w:p>
        <w:p w14:paraId="5D2427C9" w14:textId="09AB5C4D" w:rsidR="00F31707" w:rsidDel="004D3E65" w:rsidRDefault="00F31707">
          <w:pPr>
            <w:autoSpaceDE w:val="0"/>
            <w:autoSpaceDN w:val="0"/>
            <w:ind w:hanging="640"/>
            <w:divId w:val="806551614"/>
            <w:rPr>
              <w:del w:id="816" w:author="Martin Novák" w:date="2023-03-24T14:33:00Z"/>
              <w:rFonts w:eastAsia="Times New Roman"/>
            </w:rPr>
          </w:pPr>
          <w:del w:id="817" w:author="Martin Novák" w:date="2023-03-24T14:33:00Z">
            <w:r w:rsidDel="004D3E65">
              <w:rPr>
                <w:rFonts w:eastAsia="Times New Roman"/>
              </w:rPr>
              <w:delText>[39] .</w:delText>
            </w:r>
            <w:r w:rsidDel="004D3E65">
              <w:rPr>
                <w:rFonts w:eastAsia="Times New Roman"/>
              </w:rPr>
              <w:tab/>
            </w:r>
            <w:r w:rsidDel="004D3E65">
              <w:rPr>
                <w:rFonts w:eastAsia="Times New Roman"/>
                <w:i/>
                <w:iCs/>
              </w:rPr>
              <w:delText>NET nanoFramework VS2019 Extension - Visual Studio Marketplace</w:delText>
            </w:r>
            <w:r w:rsidDel="004D3E65">
              <w:rPr>
                <w:rFonts w:eastAsia="Times New Roman"/>
              </w:rPr>
              <w:delText xml:space="preserve"> [online]. [vid. 2021-07-23]. Dostupné z: https://marketplace.visualstudio.com/items?itemName=nanoframework.nanoFramework-VS2019-Extension</w:delText>
            </w:r>
          </w:del>
        </w:p>
        <w:p w14:paraId="4F173DA2" w14:textId="13DCD60D" w:rsidR="00F31707" w:rsidDel="004D3E65" w:rsidRDefault="00F31707">
          <w:pPr>
            <w:autoSpaceDE w:val="0"/>
            <w:autoSpaceDN w:val="0"/>
            <w:ind w:hanging="640"/>
            <w:divId w:val="1416782712"/>
            <w:rPr>
              <w:del w:id="818" w:author="Martin Novák" w:date="2023-03-24T14:33:00Z"/>
              <w:rFonts w:eastAsia="Times New Roman"/>
            </w:rPr>
          </w:pPr>
          <w:del w:id="819" w:author="Martin Novák" w:date="2023-03-24T14:33:00Z">
            <w:r w:rsidDel="004D3E65">
              <w:rPr>
                <w:rFonts w:eastAsia="Times New Roman"/>
              </w:rPr>
              <w:delText xml:space="preserve">[40] </w:delText>
            </w:r>
            <w:r w:rsidDel="004D3E65">
              <w:rPr>
                <w:rFonts w:eastAsia="Times New Roman"/>
              </w:rPr>
              <w:tab/>
            </w:r>
            <w:r w:rsidDel="004D3E65">
              <w:rPr>
                <w:rFonts w:eastAsia="Times New Roman"/>
                <w:i/>
                <w:iCs/>
              </w:rPr>
              <w:delText>C# | Method Overloading - GeeksforGeeks</w:delText>
            </w:r>
            <w:r w:rsidDel="004D3E65">
              <w:rPr>
                <w:rFonts w:eastAsia="Times New Roman"/>
              </w:rPr>
              <w:delText xml:space="preserve"> [online]. [vid. 2021-07-23]. Dostupné z: https://www.geeksforgeeks.org/c-sharp-method-overloading/</w:delText>
            </w:r>
          </w:del>
        </w:p>
        <w:p w14:paraId="49A4541B" w14:textId="3FDAFBC5" w:rsidR="00F31707" w:rsidDel="004D3E65" w:rsidRDefault="00F31707">
          <w:pPr>
            <w:autoSpaceDE w:val="0"/>
            <w:autoSpaceDN w:val="0"/>
            <w:ind w:hanging="640"/>
            <w:divId w:val="301352191"/>
            <w:rPr>
              <w:del w:id="820" w:author="Martin Novák" w:date="2023-03-24T14:33:00Z"/>
              <w:rFonts w:eastAsia="Times New Roman"/>
            </w:rPr>
          </w:pPr>
          <w:del w:id="821" w:author="Martin Novák" w:date="2023-03-24T14:33:00Z">
            <w:r w:rsidDel="004D3E65">
              <w:rPr>
                <w:rFonts w:eastAsia="Times New Roman"/>
              </w:rPr>
              <w:delText xml:space="preserve">[41] </w:delText>
            </w:r>
            <w:r w:rsidDel="004D3E65">
              <w:rPr>
                <w:rFonts w:eastAsia="Times New Roman"/>
              </w:rPr>
              <w:tab/>
              <w:delText xml:space="preserve">DOCS.MICROSOFT.COM. </w:delText>
            </w:r>
            <w:r w:rsidDel="004D3E65">
              <w:rPr>
                <w:rFonts w:eastAsia="Times New Roman"/>
                <w:i/>
                <w:iCs/>
              </w:rPr>
              <w:delText>Fundamentals of garbage collection | Microsoft Docs</w:delText>
            </w:r>
            <w:r w:rsidDel="004D3E65">
              <w:rPr>
                <w:rFonts w:eastAsia="Times New Roman"/>
              </w:rPr>
              <w:delText xml:space="preserve"> [online]. [vid. 2021-07-23]. Dostupné z: https://docs.microsoft.com/en-us/dotnet/standard/garbage-collection/fundamentals</w:delText>
            </w:r>
          </w:del>
        </w:p>
        <w:p w14:paraId="403B6AFF" w14:textId="0AF44876" w:rsidR="00F31707" w:rsidDel="004D3E65" w:rsidRDefault="00F31707">
          <w:pPr>
            <w:autoSpaceDE w:val="0"/>
            <w:autoSpaceDN w:val="0"/>
            <w:ind w:hanging="640"/>
            <w:divId w:val="2141343560"/>
            <w:rPr>
              <w:del w:id="822" w:author="Martin Novák" w:date="2023-03-24T14:33:00Z"/>
              <w:rFonts w:eastAsia="Times New Roman"/>
            </w:rPr>
          </w:pPr>
          <w:del w:id="823" w:author="Martin Novák" w:date="2023-03-24T14:33:00Z">
            <w:r w:rsidDel="004D3E65">
              <w:rPr>
                <w:rFonts w:eastAsia="Times New Roman"/>
              </w:rPr>
              <w:delText xml:space="preserve">[42] </w:delText>
            </w:r>
            <w:r w:rsidDel="004D3E65">
              <w:rPr>
                <w:rFonts w:eastAsia="Times New Roman"/>
              </w:rPr>
              <w:tab/>
              <w:delText>DOCS.MICROSOFT.COM. .</w:delText>
            </w:r>
            <w:r w:rsidDel="004D3E65">
              <w:rPr>
                <w:rFonts w:eastAsia="Times New Roman"/>
                <w:i/>
                <w:iCs/>
              </w:rPr>
              <w:delText>NET garbage collection | Microsoft Docs</w:delText>
            </w:r>
            <w:r w:rsidDel="004D3E65">
              <w:rPr>
                <w:rFonts w:eastAsia="Times New Roman"/>
              </w:rPr>
              <w:delText xml:space="preserve"> [online]. [vid. 2021-07-23]. Dostupné z: https://docs.microsoft.com/en-us/dotnet/standard/garbage-collection/</w:delText>
            </w:r>
          </w:del>
        </w:p>
        <w:p w14:paraId="428494A6" w14:textId="2A0B6BF8" w:rsidR="00F31707" w:rsidDel="004D3E65" w:rsidRDefault="00F31707">
          <w:pPr>
            <w:autoSpaceDE w:val="0"/>
            <w:autoSpaceDN w:val="0"/>
            <w:ind w:hanging="640"/>
            <w:divId w:val="524708253"/>
            <w:rPr>
              <w:del w:id="824" w:author="Martin Novák" w:date="2023-03-24T14:33:00Z"/>
              <w:rFonts w:eastAsia="Times New Roman"/>
            </w:rPr>
          </w:pPr>
          <w:del w:id="825" w:author="Martin Novák" w:date="2023-03-24T14:33:00Z">
            <w:r w:rsidDel="004D3E65">
              <w:rPr>
                <w:rFonts w:eastAsia="Times New Roman"/>
              </w:rPr>
              <w:delText xml:space="preserve">[43] </w:delText>
            </w:r>
            <w:r w:rsidDel="004D3E65">
              <w:rPr>
                <w:rFonts w:eastAsia="Times New Roman"/>
              </w:rPr>
              <w:tab/>
              <w:delText xml:space="preserve">DOCS.MICROSOFT.COM. </w:delText>
            </w:r>
            <w:r w:rsidDel="004D3E65">
              <w:rPr>
                <w:rFonts w:eastAsia="Times New Roman"/>
                <w:i/>
                <w:iCs/>
              </w:rPr>
              <w:delText>MulticastDelegate Class (System) | Microsoft Docs</w:delText>
            </w:r>
            <w:r w:rsidDel="004D3E65">
              <w:rPr>
                <w:rFonts w:eastAsia="Times New Roman"/>
              </w:rPr>
              <w:delText xml:space="preserve"> [online]. [vid. 2021-07-25]. Dostupné z: https://docs.microsoft.com/en-us/dotnet/api/system.multicastdelegate?view=net-5.0#code-try-3</w:delText>
            </w:r>
          </w:del>
        </w:p>
        <w:p w14:paraId="7347803D" w14:textId="1B16CF49" w:rsidR="00F31707" w:rsidDel="004D3E65" w:rsidRDefault="00F31707">
          <w:pPr>
            <w:autoSpaceDE w:val="0"/>
            <w:autoSpaceDN w:val="0"/>
            <w:ind w:hanging="640"/>
            <w:divId w:val="1129203971"/>
            <w:rPr>
              <w:del w:id="826" w:author="Martin Novák" w:date="2023-03-24T14:33:00Z"/>
              <w:rFonts w:eastAsia="Times New Roman"/>
            </w:rPr>
          </w:pPr>
          <w:del w:id="827" w:author="Martin Novák" w:date="2023-03-24T14:33:00Z">
            <w:r w:rsidDel="004D3E65">
              <w:rPr>
                <w:rFonts w:eastAsia="Times New Roman"/>
              </w:rPr>
              <w:delText xml:space="preserve">[44] </w:delText>
            </w:r>
            <w:r w:rsidDel="004D3E65">
              <w:rPr>
                <w:rFonts w:eastAsia="Times New Roman"/>
              </w:rPr>
              <w:tab/>
              <w:delText xml:space="preserve">ŽIVĚ.CZ. </w:delText>
            </w:r>
            <w:r w:rsidDel="004D3E65">
              <w:rPr>
                <w:rFonts w:eastAsia="Times New Roman"/>
                <w:i/>
                <w:iCs/>
              </w:rPr>
              <w:delText>Poznáváme C# a Microsoft.NET 15. díl – delegáty – Živě.cz</w:delText>
            </w:r>
            <w:r w:rsidDel="004D3E65">
              <w:rPr>
                <w:rFonts w:eastAsia="Times New Roman"/>
              </w:rPr>
              <w:delText xml:space="preserve"> [online]. [vid. 2021-07-25]. Dostupné z: https://www.zive.cz/clanky/poznavame-c-a-microsoftnet-15-dil--delegaty/sc-3-a-123479/default.aspx</w:delText>
            </w:r>
          </w:del>
        </w:p>
        <w:p w14:paraId="190F9F7F" w14:textId="2F5E8E5C" w:rsidR="00F31707" w:rsidDel="004D3E65" w:rsidRDefault="00F31707">
          <w:pPr>
            <w:autoSpaceDE w:val="0"/>
            <w:autoSpaceDN w:val="0"/>
            <w:ind w:hanging="640"/>
            <w:divId w:val="88545352"/>
            <w:rPr>
              <w:del w:id="828" w:author="Martin Novák" w:date="2023-03-24T14:33:00Z"/>
              <w:rFonts w:eastAsia="Times New Roman"/>
            </w:rPr>
          </w:pPr>
          <w:del w:id="829" w:author="Martin Novák" w:date="2023-03-24T14:33:00Z">
            <w:r w:rsidDel="004D3E65">
              <w:rPr>
                <w:rFonts w:eastAsia="Times New Roman"/>
              </w:rPr>
              <w:delText xml:space="preserve">[45] </w:delText>
            </w:r>
            <w:r w:rsidDel="004D3E65">
              <w:rPr>
                <w:rFonts w:eastAsia="Times New Roman"/>
              </w:rPr>
              <w:tab/>
              <w:delText xml:space="preserve">DOCS.MICROSOFT.COM. </w:delText>
            </w:r>
            <w:r w:rsidDel="004D3E65">
              <w:rPr>
                <w:rFonts w:eastAsia="Times New Roman"/>
                <w:i/>
                <w:iCs/>
              </w:rPr>
              <w:delText>Delegates - C# Programming Guide | Microsoft Docs</w:delText>
            </w:r>
            <w:r w:rsidDel="004D3E65">
              <w:rPr>
                <w:rFonts w:eastAsia="Times New Roman"/>
              </w:rPr>
              <w:delText xml:space="preserve"> [online]. [vid. 2021-07-25]. Dostupné z: https://docs.microsoft.com/en-us/dotnet/csharp/programming-guide/delegates/</w:delText>
            </w:r>
          </w:del>
        </w:p>
        <w:p w14:paraId="07667E04" w14:textId="696FE739" w:rsidR="00F31707" w:rsidDel="004D3E65" w:rsidRDefault="00F31707">
          <w:pPr>
            <w:autoSpaceDE w:val="0"/>
            <w:autoSpaceDN w:val="0"/>
            <w:ind w:hanging="640"/>
            <w:divId w:val="194391229"/>
            <w:rPr>
              <w:del w:id="830" w:author="Martin Novák" w:date="2023-03-24T14:33:00Z"/>
              <w:rFonts w:eastAsia="Times New Roman"/>
            </w:rPr>
          </w:pPr>
          <w:del w:id="831" w:author="Martin Novák" w:date="2023-03-24T14:33:00Z">
            <w:r w:rsidDel="004D3E65">
              <w:rPr>
                <w:rFonts w:eastAsia="Times New Roman"/>
              </w:rPr>
              <w:delText xml:space="preserve">[46] </w:delText>
            </w:r>
            <w:r w:rsidDel="004D3E65">
              <w:rPr>
                <w:rFonts w:eastAsia="Times New Roman"/>
              </w:rPr>
              <w:tab/>
              <w:delText xml:space="preserve">DOCS.MICROSOFT.COM. </w:delText>
            </w:r>
            <w:r w:rsidDel="004D3E65">
              <w:rPr>
                <w:rFonts w:eastAsia="Times New Roman"/>
                <w:i/>
                <w:iCs/>
              </w:rPr>
              <w:delText>Handling and Raising Events | Microsoft Docs</w:delText>
            </w:r>
            <w:r w:rsidDel="004D3E65">
              <w:rPr>
                <w:rFonts w:eastAsia="Times New Roman"/>
              </w:rPr>
              <w:delText xml:space="preserve"> [online]. [vid. 2021-07-25]. Dostupné z: https://docs.microsoft.com/en-us/dotnet/standard/events/</w:delText>
            </w:r>
          </w:del>
        </w:p>
        <w:p w14:paraId="01FD1FBF" w14:textId="68DCFBAB" w:rsidR="00F31707" w:rsidDel="004D3E65" w:rsidRDefault="00F31707">
          <w:pPr>
            <w:autoSpaceDE w:val="0"/>
            <w:autoSpaceDN w:val="0"/>
            <w:ind w:hanging="640"/>
            <w:divId w:val="1766531435"/>
            <w:rPr>
              <w:del w:id="832" w:author="Martin Novák" w:date="2023-03-24T14:33:00Z"/>
              <w:rFonts w:eastAsia="Times New Roman"/>
            </w:rPr>
          </w:pPr>
          <w:del w:id="833" w:author="Martin Novák" w:date="2023-03-24T14:33:00Z">
            <w:r w:rsidDel="004D3E65">
              <w:rPr>
                <w:rFonts w:eastAsia="Times New Roman"/>
              </w:rPr>
              <w:delText xml:space="preserve">[47] </w:delText>
            </w:r>
            <w:r w:rsidDel="004D3E65">
              <w:rPr>
                <w:rFonts w:eastAsia="Times New Roman"/>
              </w:rPr>
              <w:tab/>
              <w:delText xml:space="preserve">DOCS.MICROSOFT.COM. </w:delText>
            </w:r>
            <w:r w:rsidDel="004D3E65">
              <w:rPr>
                <w:rFonts w:eastAsia="Times New Roman"/>
                <w:i/>
                <w:iCs/>
              </w:rPr>
              <w:delText>EventHandler Delegate (System) | Microsoft Docs</w:delText>
            </w:r>
            <w:r w:rsidDel="004D3E65">
              <w:rPr>
                <w:rFonts w:eastAsia="Times New Roman"/>
              </w:rPr>
              <w:delText xml:space="preserve"> [online]. [vid. 2021-07-25]. Dostupné z: https://docs.microsoft.com/en-us/dotnet/api/system.eventhandler?view=net-5.0</w:delText>
            </w:r>
          </w:del>
        </w:p>
        <w:p w14:paraId="66B79004" w14:textId="4BD09162" w:rsidR="00F31707" w:rsidDel="004D3E65" w:rsidRDefault="00F31707">
          <w:pPr>
            <w:autoSpaceDE w:val="0"/>
            <w:autoSpaceDN w:val="0"/>
            <w:ind w:hanging="640"/>
            <w:divId w:val="500387859"/>
            <w:rPr>
              <w:del w:id="834" w:author="Martin Novák" w:date="2023-03-24T14:33:00Z"/>
              <w:rFonts w:eastAsia="Times New Roman"/>
            </w:rPr>
          </w:pPr>
          <w:del w:id="835" w:author="Martin Novák" w:date="2023-03-24T14:33:00Z">
            <w:r w:rsidDel="004D3E65">
              <w:rPr>
                <w:rFonts w:eastAsia="Times New Roman"/>
              </w:rPr>
              <w:delText xml:space="preserve">[48] </w:delText>
            </w:r>
            <w:r w:rsidDel="004D3E65">
              <w:rPr>
                <w:rFonts w:eastAsia="Times New Roman"/>
              </w:rPr>
              <w:tab/>
              <w:delText xml:space="preserve">DOCS.MICROSOFT.COM. </w:delText>
            </w:r>
            <w:r w:rsidDel="004D3E65">
              <w:rPr>
                <w:rFonts w:eastAsia="Times New Roman"/>
                <w:i/>
                <w:iCs/>
              </w:rPr>
              <w:delText>out parameter modifier - C# Reference | Microsoft Docs</w:delText>
            </w:r>
            <w:r w:rsidDel="004D3E65">
              <w:rPr>
                <w:rFonts w:eastAsia="Times New Roman"/>
              </w:rPr>
              <w:delText xml:space="preserve"> [online]. [vid. 2021-07-23]. Dostupné z: https://docs.microsoft.com/en-us/dotnet/csharp/language-reference/keywords/out-parameter-modifier</w:delText>
            </w:r>
          </w:del>
        </w:p>
        <w:p w14:paraId="2B1CDB0C" w14:textId="5CD3345C" w:rsidR="00F31707" w:rsidDel="004D3E65" w:rsidRDefault="00F31707">
          <w:pPr>
            <w:autoSpaceDE w:val="0"/>
            <w:autoSpaceDN w:val="0"/>
            <w:ind w:hanging="640"/>
            <w:divId w:val="2037153227"/>
            <w:rPr>
              <w:del w:id="836" w:author="Martin Novák" w:date="2023-03-24T14:33:00Z"/>
              <w:rFonts w:eastAsia="Times New Roman"/>
            </w:rPr>
          </w:pPr>
          <w:del w:id="837" w:author="Martin Novák" w:date="2023-03-24T14:33:00Z">
            <w:r w:rsidDel="004D3E65">
              <w:rPr>
                <w:rFonts w:eastAsia="Times New Roman"/>
              </w:rPr>
              <w:delText xml:space="preserve">[49] </w:delText>
            </w:r>
            <w:r w:rsidDel="004D3E65">
              <w:rPr>
                <w:rFonts w:eastAsia="Times New Roman"/>
              </w:rPr>
              <w:tab/>
              <w:delText xml:space="preserve">DOCS.MICROSOFT.COM. </w:delText>
            </w:r>
            <w:r w:rsidDel="004D3E65">
              <w:rPr>
                <w:rFonts w:eastAsia="Times New Roman"/>
                <w:i/>
                <w:iCs/>
              </w:rPr>
              <w:delText>Properties - C# Programming Guide | Microsoft Docs</w:delText>
            </w:r>
            <w:r w:rsidDel="004D3E65">
              <w:rPr>
                <w:rFonts w:eastAsia="Times New Roman"/>
              </w:rPr>
              <w:delText xml:space="preserve"> [online]. [vid. 2021-07-23]. Dostupné z: https://docs.microsoft.com/en-us/dotnet/csharp/programming-guide/classes-and-structs/properties</w:delText>
            </w:r>
          </w:del>
        </w:p>
        <w:p w14:paraId="0D0C33EE" w14:textId="27C9F519" w:rsidR="00F31707" w:rsidDel="004D3E65" w:rsidRDefault="00F31707">
          <w:pPr>
            <w:autoSpaceDE w:val="0"/>
            <w:autoSpaceDN w:val="0"/>
            <w:ind w:hanging="640"/>
            <w:divId w:val="264844200"/>
            <w:rPr>
              <w:del w:id="838" w:author="Martin Novák" w:date="2023-03-24T14:33:00Z"/>
              <w:rFonts w:eastAsia="Times New Roman"/>
            </w:rPr>
          </w:pPr>
          <w:del w:id="839" w:author="Martin Novák" w:date="2023-03-24T14:33:00Z">
            <w:r w:rsidDel="004D3E65">
              <w:rPr>
                <w:rFonts w:eastAsia="Times New Roman"/>
              </w:rPr>
              <w:delText xml:space="preserve">[50] </w:delText>
            </w:r>
            <w:r w:rsidDel="004D3E65">
              <w:rPr>
                <w:rFonts w:eastAsia="Times New Roman"/>
              </w:rPr>
              <w:tab/>
              <w:delText xml:space="preserve">DOCS.MICROSOFT.COM. </w:delText>
            </w:r>
            <w:r w:rsidDel="004D3E65">
              <w:rPr>
                <w:rFonts w:eastAsia="Times New Roman"/>
                <w:i/>
                <w:iCs/>
              </w:rPr>
              <w:delText>Partial Classes and Methods - C# Programming Guide | Microsoft Docs</w:delText>
            </w:r>
            <w:r w:rsidDel="004D3E65">
              <w:rPr>
                <w:rFonts w:eastAsia="Times New Roman"/>
              </w:rPr>
              <w:delText xml:space="preserve"> [online]. [vid. 2021-07-24]. Dostupné z: https://docs.microsoft.com/en-us/dotnet/csharp/programming-guide/classes-and-structs/partial-classes-and-methods</w:delText>
            </w:r>
          </w:del>
        </w:p>
        <w:p w14:paraId="2830D966" w14:textId="5B188741" w:rsidR="00F31707" w:rsidDel="004D3E65" w:rsidRDefault="00F31707">
          <w:pPr>
            <w:autoSpaceDE w:val="0"/>
            <w:autoSpaceDN w:val="0"/>
            <w:ind w:hanging="640"/>
            <w:divId w:val="1095829930"/>
            <w:rPr>
              <w:del w:id="840" w:author="Martin Novák" w:date="2023-03-24T14:33:00Z"/>
              <w:rFonts w:eastAsia="Times New Roman"/>
            </w:rPr>
          </w:pPr>
          <w:del w:id="841" w:author="Martin Novák" w:date="2023-03-24T14:33:00Z">
            <w:r w:rsidDel="004D3E65">
              <w:rPr>
                <w:rFonts w:eastAsia="Times New Roman"/>
              </w:rPr>
              <w:delText xml:space="preserve">[51] </w:delText>
            </w:r>
            <w:r w:rsidDel="004D3E65">
              <w:rPr>
                <w:rFonts w:eastAsia="Times New Roman"/>
              </w:rPr>
              <w:tab/>
              <w:delText xml:space="preserve">DOCS.MICROSOFT.COM. </w:delText>
            </w:r>
            <w:r w:rsidDel="004D3E65">
              <w:rPr>
                <w:rFonts w:eastAsia="Times New Roman"/>
                <w:i/>
                <w:iCs/>
              </w:rPr>
              <w:delText>Event handling in native C++</w:delText>
            </w:r>
            <w:r w:rsidDel="004D3E65">
              <w:rPr>
                <w:rFonts w:eastAsia="Times New Roman"/>
              </w:rPr>
              <w:delText xml:space="preserve"> [online]. [vid. 2021-06-06]. Dostupné z: https://learn.microsoft.com/en-us/cpp/cpp/event-handling-in-native-cpp</w:delText>
            </w:r>
          </w:del>
        </w:p>
        <w:p w14:paraId="7510F0C6" w14:textId="0211D8F8" w:rsidR="00F31707" w:rsidDel="004D3E65" w:rsidRDefault="00F31707">
          <w:pPr>
            <w:autoSpaceDE w:val="0"/>
            <w:autoSpaceDN w:val="0"/>
            <w:ind w:hanging="640"/>
            <w:divId w:val="1228299203"/>
            <w:rPr>
              <w:del w:id="842" w:author="Martin Novák" w:date="2023-03-24T14:33:00Z"/>
              <w:rFonts w:eastAsia="Times New Roman"/>
            </w:rPr>
          </w:pPr>
          <w:del w:id="843" w:author="Martin Novák" w:date="2023-03-24T14:33:00Z">
            <w:r w:rsidDel="004D3E65">
              <w:rPr>
                <w:rFonts w:eastAsia="Times New Roman"/>
              </w:rPr>
              <w:delText xml:space="preserve">[52] </w:delText>
            </w:r>
            <w:r w:rsidDel="004D3E65">
              <w:rPr>
                <w:rFonts w:eastAsia="Times New Roman"/>
              </w:rPr>
              <w:tab/>
              <w:delText xml:space="preserve">LIBGDX. </w:delText>
            </w:r>
            <w:r w:rsidDel="004D3E65">
              <w:rPr>
                <w:rFonts w:eastAsia="Times New Roman"/>
                <w:i/>
                <w:iCs/>
              </w:rPr>
              <w:delText>libGDX features</w:delText>
            </w:r>
            <w:r w:rsidDel="004D3E65">
              <w:rPr>
                <w:rFonts w:eastAsia="Times New Roman"/>
              </w:rPr>
              <w:delText xml:space="preserve"> [online]. [vid. 2021-06-05]. Dostupné z: https://libgdx.com/features/</w:delText>
            </w:r>
          </w:del>
        </w:p>
        <w:p w14:paraId="25F1CA27" w14:textId="1DC02D53" w:rsidR="00F31707" w:rsidDel="004D3E65" w:rsidRDefault="00F31707">
          <w:pPr>
            <w:autoSpaceDE w:val="0"/>
            <w:autoSpaceDN w:val="0"/>
            <w:ind w:hanging="640"/>
            <w:divId w:val="1735010880"/>
            <w:rPr>
              <w:del w:id="844" w:author="Martin Novák" w:date="2023-03-24T14:33:00Z"/>
              <w:rFonts w:eastAsia="Times New Roman"/>
            </w:rPr>
          </w:pPr>
          <w:del w:id="845" w:author="Martin Novák" w:date="2023-03-24T14:33:00Z">
            <w:r w:rsidDel="004D3E65">
              <w:rPr>
                <w:rFonts w:eastAsia="Times New Roman"/>
              </w:rPr>
              <w:delText xml:space="preserve">[53] </w:delText>
            </w:r>
            <w:r w:rsidDel="004D3E65">
              <w:rPr>
                <w:rFonts w:eastAsia="Times New Roman"/>
              </w:rPr>
              <w:tab/>
              <w:delText xml:space="preserve">SLÁMA, David. Průvodce herními žánry – dungeony a rpg – Doupě.cz. </w:delText>
            </w:r>
            <w:r w:rsidDel="004D3E65">
              <w:rPr>
                <w:rFonts w:eastAsia="Times New Roman"/>
                <w:i/>
                <w:iCs/>
              </w:rPr>
              <w:delText>Computer</w:delText>
            </w:r>
            <w:r w:rsidDel="004D3E65">
              <w:rPr>
                <w:rFonts w:eastAsia="Times New Roman"/>
              </w:rPr>
              <w:delText xml:space="preserve"> [online]. 2010 [vid. 2021-08-14]. Dostupné z: https://doupe.zive.cz/clanek/pruvodce-hernimi-zanry--dungeony-a-rpg</w:delText>
            </w:r>
          </w:del>
        </w:p>
        <w:p w14:paraId="47E4F523" w14:textId="4943CBED" w:rsidR="00F31707" w:rsidDel="004D3E65" w:rsidRDefault="00F31707">
          <w:pPr>
            <w:autoSpaceDE w:val="0"/>
            <w:autoSpaceDN w:val="0"/>
            <w:ind w:hanging="640"/>
            <w:divId w:val="2002467038"/>
            <w:rPr>
              <w:del w:id="846" w:author="Martin Novák" w:date="2023-03-24T14:33:00Z"/>
              <w:rFonts w:eastAsia="Times New Roman"/>
            </w:rPr>
          </w:pPr>
          <w:del w:id="847" w:author="Martin Novák" w:date="2023-03-24T14:33:00Z">
            <w:r w:rsidDel="004D3E65">
              <w:rPr>
                <w:rFonts w:eastAsia="Times New Roman"/>
              </w:rPr>
              <w:delText xml:space="preserve">[54] </w:delText>
            </w:r>
            <w:r w:rsidDel="004D3E65">
              <w:rPr>
                <w:rFonts w:eastAsia="Times New Roman"/>
              </w:rPr>
              <w:tab/>
            </w:r>
            <w:r w:rsidDel="004D3E65">
              <w:rPr>
                <w:rFonts w:eastAsia="Times New Roman"/>
                <w:i/>
                <w:iCs/>
              </w:rPr>
              <w:delText>Hra na PC Assassins Creed Odyssey - PC DIGITAL | Hra na PC na Alza.cz</w:delText>
            </w:r>
            <w:r w:rsidDel="004D3E65">
              <w:rPr>
                <w:rFonts w:eastAsia="Times New Roman"/>
              </w:rPr>
              <w:delText xml:space="preserve"> [online]. [vid. 2021-08-24]. Dostupné z: https://www.alza.cz/media/assassins-creed-odyssey-pc-digital-d6222907.htm?o=3</w:delText>
            </w:r>
          </w:del>
        </w:p>
        <w:p w14:paraId="359D17AE" w14:textId="2AA866F3" w:rsidR="00F31707" w:rsidDel="004D3E65" w:rsidRDefault="00F31707">
          <w:pPr>
            <w:autoSpaceDE w:val="0"/>
            <w:autoSpaceDN w:val="0"/>
            <w:ind w:hanging="640"/>
            <w:divId w:val="864293996"/>
            <w:rPr>
              <w:del w:id="848" w:author="Martin Novák" w:date="2023-03-24T14:33:00Z"/>
              <w:rFonts w:eastAsia="Times New Roman"/>
            </w:rPr>
          </w:pPr>
          <w:del w:id="849" w:author="Martin Novák" w:date="2023-03-24T14:33:00Z">
            <w:r w:rsidDel="004D3E65">
              <w:rPr>
                <w:rFonts w:eastAsia="Times New Roman"/>
              </w:rPr>
              <w:delText xml:space="preserve">[55] </w:delText>
            </w:r>
            <w:r w:rsidDel="004D3E65">
              <w:rPr>
                <w:rFonts w:eastAsia="Times New Roman"/>
              </w:rPr>
              <w:tab/>
            </w:r>
            <w:r w:rsidDel="004D3E65">
              <w:rPr>
                <w:rFonts w:eastAsia="Times New Roman"/>
                <w:i/>
                <w:iCs/>
              </w:rPr>
              <w:delText>Ušetřete 75% na produktu Assassin’s Creed® Odyssey ve službě Steam</w:delText>
            </w:r>
            <w:r w:rsidDel="004D3E65">
              <w:rPr>
                <w:rFonts w:eastAsia="Times New Roman"/>
              </w:rPr>
              <w:delText xml:space="preserve"> [online]. [vid. 2021-08-24]. Dostupné z: https://store.steampowered.com/app/812140/Assassins_Creed_Odyssey/</w:delText>
            </w:r>
          </w:del>
        </w:p>
        <w:p w14:paraId="66A2517D" w14:textId="534A5603" w:rsidR="00F31707" w:rsidDel="004D3E65" w:rsidRDefault="00F31707">
          <w:pPr>
            <w:autoSpaceDE w:val="0"/>
            <w:autoSpaceDN w:val="0"/>
            <w:ind w:hanging="640"/>
            <w:divId w:val="75830312"/>
            <w:rPr>
              <w:del w:id="850" w:author="Martin Novák" w:date="2023-03-24T14:33:00Z"/>
              <w:rFonts w:eastAsia="Times New Roman"/>
            </w:rPr>
          </w:pPr>
          <w:del w:id="851" w:author="Martin Novák" w:date="2023-03-24T14:33:00Z">
            <w:r w:rsidDel="004D3E65">
              <w:rPr>
                <w:rFonts w:eastAsia="Times New Roman"/>
              </w:rPr>
              <w:delText xml:space="preserve">[56] </w:delText>
            </w:r>
            <w:r w:rsidDel="004D3E65">
              <w:rPr>
                <w:rFonts w:eastAsia="Times New Roman"/>
              </w:rPr>
              <w:tab/>
            </w:r>
            <w:r w:rsidDel="004D3E65">
              <w:rPr>
                <w:rFonts w:eastAsia="Times New Roman"/>
                <w:i/>
                <w:iCs/>
              </w:rPr>
              <w:delText>Assassin’s Creed Odyssey | Download and Buy Today - Epic Games Store</w:delText>
            </w:r>
            <w:r w:rsidDel="004D3E65">
              <w:rPr>
                <w:rFonts w:eastAsia="Times New Roman"/>
              </w:rPr>
              <w:delText xml:space="preserve"> [online]. [vid. 2021-08-24]. Dostupné z: https://www.epicgames.com/store/en-US/p/assassins-creed-odyssey</w:delText>
            </w:r>
          </w:del>
        </w:p>
        <w:p w14:paraId="7C1D1C19" w14:textId="7E6884BB" w:rsidR="00F31707" w:rsidDel="004D3E65" w:rsidRDefault="00F31707">
          <w:pPr>
            <w:autoSpaceDE w:val="0"/>
            <w:autoSpaceDN w:val="0"/>
            <w:ind w:hanging="640"/>
            <w:divId w:val="1457914802"/>
            <w:rPr>
              <w:del w:id="852" w:author="Martin Novák" w:date="2023-03-24T14:33:00Z"/>
              <w:rFonts w:eastAsia="Times New Roman"/>
            </w:rPr>
          </w:pPr>
          <w:del w:id="853" w:author="Martin Novák" w:date="2023-03-24T14:33:00Z">
            <w:r w:rsidDel="004D3E65">
              <w:rPr>
                <w:rFonts w:eastAsia="Times New Roman"/>
              </w:rPr>
              <w:delText xml:space="preserve">[57] </w:delText>
            </w:r>
            <w:r w:rsidDel="004D3E65">
              <w:rPr>
                <w:rFonts w:eastAsia="Times New Roman"/>
              </w:rPr>
              <w:tab/>
            </w:r>
            <w:r w:rsidDel="004D3E65">
              <w:rPr>
                <w:rFonts w:eastAsia="Times New Roman"/>
                <w:i/>
                <w:iCs/>
              </w:rPr>
              <w:delText>Assassin’s Creed Odyssey on PS4, Xbox One, PC | Ubisoft (UK)</w:delText>
            </w:r>
            <w:r w:rsidDel="004D3E65">
              <w:rPr>
                <w:rFonts w:eastAsia="Times New Roman"/>
              </w:rPr>
              <w:delText xml:space="preserve"> [online]. [vid. 2021-08-24]. Dostupné z: https://www.ubisoft.com/en-gb/game/assassins-creed/odyssey</w:delText>
            </w:r>
          </w:del>
        </w:p>
        <w:p w14:paraId="03CBD64F" w14:textId="0D0AB46B" w:rsidR="00F31707" w:rsidDel="004D3E65" w:rsidRDefault="00F31707">
          <w:pPr>
            <w:autoSpaceDE w:val="0"/>
            <w:autoSpaceDN w:val="0"/>
            <w:ind w:hanging="640"/>
            <w:divId w:val="1262296504"/>
            <w:rPr>
              <w:del w:id="854" w:author="Martin Novák" w:date="2023-03-24T14:33:00Z"/>
              <w:rFonts w:eastAsia="Times New Roman"/>
            </w:rPr>
          </w:pPr>
          <w:del w:id="855" w:author="Martin Novák" w:date="2023-03-24T14:33:00Z">
            <w:r w:rsidDel="004D3E65">
              <w:rPr>
                <w:rFonts w:eastAsia="Times New Roman"/>
              </w:rPr>
              <w:delText xml:space="preserve">[58] </w:delText>
            </w:r>
            <w:r w:rsidDel="004D3E65">
              <w:rPr>
                <w:rFonts w:eastAsia="Times New Roman"/>
              </w:rPr>
              <w:tab/>
            </w:r>
            <w:r w:rsidDel="004D3E65">
              <w:rPr>
                <w:rFonts w:eastAsia="Times New Roman"/>
                <w:i/>
                <w:iCs/>
              </w:rPr>
              <w:delText>Baldur’s Gate II: Enhanced Edition ve službě Steam</w:delText>
            </w:r>
            <w:r w:rsidDel="004D3E65">
              <w:rPr>
                <w:rFonts w:eastAsia="Times New Roman"/>
              </w:rPr>
              <w:delText xml:space="preserve"> [online]. [vid. 2021-08-26]. Dostupné z: https://store.steampowered.com/app/257350/Baldurs_Gate_II_Enhanced_Edition/</w:delText>
            </w:r>
          </w:del>
        </w:p>
        <w:p w14:paraId="3DE9457A" w14:textId="26E2A2FA" w:rsidR="00F31707" w:rsidDel="004D3E65" w:rsidRDefault="00F31707">
          <w:pPr>
            <w:autoSpaceDE w:val="0"/>
            <w:autoSpaceDN w:val="0"/>
            <w:ind w:hanging="640"/>
            <w:divId w:val="765225204"/>
            <w:rPr>
              <w:del w:id="856" w:author="Martin Novák" w:date="2023-03-24T14:33:00Z"/>
              <w:rFonts w:eastAsia="Times New Roman"/>
            </w:rPr>
          </w:pPr>
          <w:del w:id="857" w:author="Martin Novák" w:date="2023-03-24T14:33:00Z">
            <w:r w:rsidDel="004D3E65">
              <w:rPr>
                <w:rFonts w:eastAsia="Times New Roman"/>
              </w:rPr>
              <w:delText xml:space="preserve">[59] </w:delText>
            </w:r>
            <w:r w:rsidDel="004D3E65">
              <w:rPr>
                <w:rFonts w:eastAsia="Times New Roman"/>
              </w:rPr>
              <w:tab/>
            </w:r>
            <w:r w:rsidDel="004D3E65">
              <w:rPr>
                <w:rFonts w:eastAsia="Times New Roman"/>
                <w:i/>
                <w:iCs/>
              </w:rPr>
              <w:delText>Hra na PC Baldur’s Gate II Enhanced Edition - PC DIGITAL | Hra na PC na Alza.cz</w:delText>
            </w:r>
            <w:r w:rsidDel="004D3E65">
              <w:rPr>
                <w:rFonts w:eastAsia="Times New Roman"/>
              </w:rPr>
              <w:delText xml:space="preserve"> [online]. [vid. 2021-08-26]. Dostupné z: https://www.alza.cz/media/baldurs-gate-ii-enhanced-edition-pc-digital-d5866684.htm</w:delText>
            </w:r>
          </w:del>
        </w:p>
        <w:p w14:paraId="391B3CAD" w14:textId="78E5E857" w:rsidR="00F31707" w:rsidDel="004D3E65" w:rsidRDefault="00F31707">
          <w:pPr>
            <w:autoSpaceDE w:val="0"/>
            <w:autoSpaceDN w:val="0"/>
            <w:ind w:hanging="640"/>
            <w:divId w:val="1872449128"/>
            <w:rPr>
              <w:del w:id="858" w:author="Martin Novák" w:date="2023-03-24T14:33:00Z"/>
              <w:rFonts w:eastAsia="Times New Roman"/>
            </w:rPr>
          </w:pPr>
          <w:del w:id="859" w:author="Martin Novák" w:date="2023-03-24T14:33:00Z">
            <w:r w:rsidDel="004D3E65">
              <w:rPr>
                <w:rFonts w:eastAsia="Times New Roman"/>
              </w:rPr>
              <w:delText xml:space="preserve">[60] </w:delText>
            </w:r>
            <w:r w:rsidDel="004D3E65">
              <w:rPr>
                <w:rFonts w:eastAsia="Times New Roman"/>
              </w:rPr>
              <w:tab/>
            </w:r>
            <w:r w:rsidDel="004D3E65">
              <w:rPr>
                <w:rFonts w:eastAsia="Times New Roman"/>
                <w:i/>
                <w:iCs/>
              </w:rPr>
              <w:delText>Hra na PC Heroes of Might &amp; Magic III - HD Edtion (PC) DIGITAL | Hra na PC na Alza.cz</w:delText>
            </w:r>
            <w:r w:rsidDel="004D3E65">
              <w:rPr>
                <w:rFonts w:eastAsia="Times New Roman"/>
              </w:rPr>
              <w:delText xml:space="preserve"> [online]. [vid. 2021-08-26]. Dostupné z: https://www.alza.cz/media/heroes-of-might-magic-iii-hd-edtion-pc-digital-d5346604.htm</w:delText>
            </w:r>
          </w:del>
        </w:p>
        <w:p w14:paraId="64F38D24" w14:textId="05C0AC5C" w:rsidR="00F31707" w:rsidDel="004D3E65" w:rsidRDefault="00F31707">
          <w:pPr>
            <w:autoSpaceDE w:val="0"/>
            <w:autoSpaceDN w:val="0"/>
            <w:ind w:hanging="640"/>
            <w:divId w:val="463542340"/>
            <w:rPr>
              <w:del w:id="860" w:author="Martin Novák" w:date="2023-03-24T14:33:00Z"/>
              <w:rFonts w:eastAsia="Times New Roman"/>
            </w:rPr>
          </w:pPr>
          <w:del w:id="861" w:author="Martin Novák" w:date="2023-03-24T14:33:00Z">
            <w:r w:rsidDel="004D3E65">
              <w:rPr>
                <w:rFonts w:eastAsia="Times New Roman"/>
              </w:rPr>
              <w:delText xml:space="preserve">[61] </w:delText>
            </w:r>
            <w:r w:rsidDel="004D3E65">
              <w:rPr>
                <w:rFonts w:eastAsia="Times New Roman"/>
              </w:rPr>
              <w:tab/>
            </w:r>
            <w:r w:rsidDel="004D3E65">
              <w:rPr>
                <w:rFonts w:eastAsia="Times New Roman"/>
                <w:i/>
                <w:iCs/>
              </w:rPr>
              <w:delText>Might &amp; Magic Heroes 3 | Download and Buy Today - Epic Games Store</w:delText>
            </w:r>
            <w:r w:rsidDel="004D3E65">
              <w:rPr>
                <w:rFonts w:eastAsia="Times New Roman"/>
              </w:rPr>
              <w:delText xml:space="preserve"> [online]. [vid. 2021-08-26]. Dostupné z: https://www.epicgames.com/store/en-US/p/might-and-magic-heroes-3</w:delText>
            </w:r>
          </w:del>
        </w:p>
        <w:p w14:paraId="6E7A852D" w14:textId="4AE6FC4C" w:rsidR="00F31707" w:rsidDel="004D3E65" w:rsidRDefault="00F31707">
          <w:pPr>
            <w:autoSpaceDE w:val="0"/>
            <w:autoSpaceDN w:val="0"/>
            <w:ind w:hanging="640"/>
            <w:divId w:val="2079281713"/>
            <w:rPr>
              <w:del w:id="862" w:author="Martin Novák" w:date="2023-03-24T14:33:00Z"/>
              <w:rFonts w:eastAsia="Times New Roman"/>
            </w:rPr>
          </w:pPr>
          <w:del w:id="863" w:author="Martin Novák" w:date="2023-03-24T14:33:00Z">
            <w:r w:rsidDel="004D3E65">
              <w:rPr>
                <w:rFonts w:eastAsia="Times New Roman"/>
              </w:rPr>
              <w:delText xml:space="preserve">[62] </w:delText>
            </w:r>
            <w:r w:rsidDel="004D3E65">
              <w:rPr>
                <w:rFonts w:eastAsia="Times New Roman"/>
              </w:rPr>
              <w:tab/>
            </w:r>
            <w:r w:rsidDel="004D3E65">
              <w:rPr>
                <w:rFonts w:eastAsia="Times New Roman"/>
                <w:i/>
                <w:iCs/>
              </w:rPr>
              <w:delText>Heroes® of Might &amp; Magic® III - HD Edition ve službě Steam</w:delText>
            </w:r>
            <w:r w:rsidDel="004D3E65">
              <w:rPr>
                <w:rFonts w:eastAsia="Times New Roman"/>
              </w:rPr>
              <w:delText xml:space="preserve"> [online]. [vid. 2021-08-26]. Dostupné z: https://store.steampowered.com/app/297000/Heroes_of_Might__Magic_III__HD_Edition/</w:delText>
            </w:r>
          </w:del>
        </w:p>
        <w:p w14:paraId="6D540D26" w14:textId="3F116758" w:rsidR="00F31707" w:rsidDel="004D3E65" w:rsidRDefault="00F31707">
          <w:pPr>
            <w:autoSpaceDE w:val="0"/>
            <w:autoSpaceDN w:val="0"/>
            <w:ind w:hanging="640"/>
            <w:divId w:val="1224751077"/>
            <w:rPr>
              <w:del w:id="864" w:author="Martin Novák" w:date="2023-03-24T14:33:00Z"/>
              <w:rFonts w:eastAsia="Times New Roman"/>
            </w:rPr>
          </w:pPr>
          <w:del w:id="865" w:author="Martin Novák" w:date="2023-03-24T14:33:00Z">
            <w:r w:rsidDel="004D3E65">
              <w:rPr>
                <w:rFonts w:eastAsia="Times New Roman"/>
              </w:rPr>
              <w:delText xml:space="preserve">[63] </w:delText>
            </w:r>
            <w:r w:rsidDel="004D3E65">
              <w:rPr>
                <w:rFonts w:eastAsia="Times New Roman"/>
              </w:rPr>
              <w:tab/>
            </w:r>
            <w:r w:rsidDel="004D3E65">
              <w:rPr>
                <w:rFonts w:eastAsia="Times New Roman"/>
                <w:i/>
                <w:iCs/>
              </w:rPr>
              <w:delText>Buy Heroes of Might and Magic III: Complete PC (Download)</w:delText>
            </w:r>
            <w:r w:rsidDel="004D3E65">
              <w:rPr>
                <w:rFonts w:eastAsia="Times New Roman"/>
              </w:rPr>
              <w:delText xml:space="preserve"> [online]. [vid. 2021-08-26]. Dostupné z: https://store.ubi.com/uk/game?pid=575ffd9ba3be1633568b4d8c&amp;dwvar_575ffd9ba3be1633568b4d8c_Platform=pcdl&amp;edition=Complete%20Edition&amp;source=detail</w:delText>
            </w:r>
          </w:del>
        </w:p>
        <w:p w14:paraId="4C896A1B" w14:textId="63D8115B" w:rsidR="00F31707" w:rsidDel="004D3E65" w:rsidRDefault="00F31707">
          <w:pPr>
            <w:autoSpaceDE w:val="0"/>
            <w:autoSpaceDN w:val="0"/>
            <w:ind w:hanging="640"/>
            <w:divId w:val="1857377369"/>
            <w:rPr>
              <w:del w:id="866" w:author="Martin Novák" w:date="2023-03-24T14:33:00Z"/>
              <w:rFonts w:eastAsia="Times New Roman"/>
            </w:rPr>
          </w:pPr>
          <w:del w:id="867" w:author="Martin Novák" w:date="2023-03-24T14:33:00Z">
            <w:r w:rsidDel="004D3E65">
              <w:rPr>
                <w:rFonts w:eastAsia="Times New Roman"/>
              </w:rPr>
              <w:delText xml:space="preserve">[64] </w:delText>
            </w:r>
            <w:r w:rsidDel="004D3E65">
              <w:rPr>
                <w:rFonts w:eastAsia="Times New Roman"/>
              </w:rPr>
              <w:tab/>
            </w:r>
            <w:r w:rsidDel="004D3E65">
              <w:rPr>
                <w:rFonts w:eastAsia="Times New Roman"/>
                <w:i/>
                <w:iCs/>
              </w:rPr>
              <w:delText>D&amp;D Official Homepage | Dungeons &amp; Dragons</w:delText>
            </w:r>
            <w:r w:rsidDel="004D3E65">
              <w:rPr>
                <w:rFonts w:eastAsia="Times New Roman"/>
              </w:rPr>
              <w:delText xml:space="preserve"> [online]. [vid. 2021-11-12]. Dostupné z: https://dnd.wizards.com/</w:delText>
            </w:r>
          </w:del>
        </w:p>
        <w:p w14:paraId="4EB87F06" w14:textId="0DA5073C" w:rsidR="00F31707" w:rsidDel="004D3E65" w:rsidRDefault="00F31707">
          <w:pPr>
            <w:autoSpaceDE w:val="0"/>
            <w:autoSpaceDN w:val="0"/>
            <w:ind w:hanging="640"/>
            <w:divId w:val="1896358401"/>
            <w:rPr>
              <w:del w:id="868" w:author="Martin Novák" w:date="2023-03-24T14:33:00Z"/>
              <w:rFonts w:eastAsia="Times New Roman"/>
            </w:rPr>
          </w:pPr>
          <w:del w:id="869" w:author="Martin Novák" w:date="2023-03-24T14:33:00Z">
            <w:r w:rsidDel="004D3E65">
              <w:rPr>
                <w:rFonts w:eastAsia="Times New Roman"/>
              </w:rPr>
              <w:delText xml:space="preserve">[65] </w:delText>
            </w:r>
            <w:r w:rsidDel="004D3E65">
              <w:rPr>
                <w:rFonts w:eastAsia="Times New Roman"/>
              </w:rPr>
              <w:tab/>
            </w:r>
            <w:r w:rsidDel="004D3E65">
              <w:rPr>
                <w:rFonts w:eastAsia="Times New Roman"/>
                <w:i/>
                <w:iCs/>
              </w:rPr>
              <w:delText>Dračí doupě</w:delText>
            </w:r>
            <w:r w:rsidDel="004D3E65">
              <w:rPr>
                <w:rFonts w:eastAsia="Times New Roman"/>
              </w:rPr>
              <w:delText xml:space="preserve"> [online]. [vid. 2023-03-24]. Dostupné z: https://www.altar.cz/drd/</w:delText>
            </w:r>
          </w:del>
        </w:p>
        <w:p w14:paraId="16EDF4A1" w14:textId="324A10DA" w:rsidR="00F31707" w:rsidDel="004D3E65" w:rsidRDefault="00F31707">
          <w:pPr>
            <w:autoSpaceDE w:val="0"/>
            <w:autoSpaceDN w:val="0"/>
            <w:ind w:hanging="640"/>
            <w:divId w:val="572662237"/>
            <w:rPr>
              <w:del w:id="870" w:author="Martin Novák" w:date="2023-03-24T14:33:00Z"/>
              <w:rFonts w:eastAsia="Times New Roman"/>
            </w:rPr>
          </w:pPr>
          <w:del w:id="871" w:author="Martin Novák" w:date="2023-03-24T14:33:00Z">
            <w:r w:rsidDel="004D3E65">
              <w:rPr>
                <w:rFonts w:eastAsia="Times New Roman"/>
              </w:rPr>
              <w:delText xml:space="preserve">[66] </w:delText>
            </w:r>
            <w:r w:rsidDel="004D3E65">
              <w:rPr>
                <w:rFonts w:eastAsia="Times New Roman"/>
              </w:rPr>
              <w:tab/>
            </w:r>
            <w:r w:rsidDel="004D3E65">
              <w:rPr>
                <w:rFonts w:eastAsia="Times New Roman"/>
                <w:i/>
                <w:iCs/>
              </w:rPr>
              <w:delText>Baldur’s Gate: Enhanced Edition</w:delText>
            </w:r>
            <w:r w:rsidDel="004D3E65">
              <w:rPr>
                <w:rFonts w:eastAsia="Times New Roman"/>
              </w:rPr>
              <w:delText xml:space="preserve"> [online]. [vid. 2021-11-12]. Dostupné z: https://www.baldursgate.com/</w:delText>
            </w:r>
          </w:del>
        </w:p>
        <w:p w14:paraId="41CE8A19" w14:textId="5D7A6124" w:rsidR="00F31707" w:rsidDel="004D3E65" w:rsidRDefault="00F31707">
          <w:pPr>
            <w:autoSpaceDE w:val="0"/>
            <w:autoSpaceDN w:val="0"/>
            <w:ind w:hanging="640"/>
            <w:divId w:val="577177060"/>
            <w:rPr>
              <w:del w:id="872" w:author="Martin Novák" w:date="2023-03-24T14:33:00Z"/>
              <w:rFonts w:eastAsia="Times New Roman"/>
            </w:rPr>
          </w:pPr>
          <w:del w:id="873" w:author="Martin Novák" w:date="2023-03-24T14:33:00Z">
            <w:r w:rsidDel="004D3E65">
              <w:rPr>
                <w:rFonts w:eastAsia="Times New Roman"/>
              </w:rPr>
              <w:delText xml:space="preserve">[67] </w:delText>
            </w:r>
            <w:r w:rsidDel="004D3E65">
              <w:rPr>
                <w:rFonts w:eastAsia="Times New Roman"/>
              </w:rPr>
              <w:tab/>
            </w:r>
            <w:r w:rsidDel="004D3E65">
              <w:rPr>
                <w:rFonts w:eastAsia="Times New Roman"/>
                <w:i/>
                <w:iCs/>
              </w:rPr>
              <w:delText>The Elder Scrolls | Skyrim</w:delText>
            </w:r>
            <w:r w:rsidDel="004D3E65">
              <w:rPr>
                <w:rFonts w:eastAsia="Times New Roman"/>
              </w:rPr>
              <w:delText xml:space="preserve"> [online]. [vid. 2021-11-12]. Dostupné z: https://elderscrolls.bethesda.net/en/skyrim</w:delText>
            </w:r>
          </w:del>
        </w:p>
        <w:p w14:paraId="2B94B11B" w14:textId="5BF494A3" w:rsidR="00F31707" w:rsidDel="004D3E65" w:rsidRDefault="00F31707">
          <w:pPr>
            <w:autoSpaceDE w:val="0"/>
            <w:autoSpaceDN w:val="0"/>
            <w:ind w:hanging="640"/>
            <w:divId w:val="1960645409"/>
            <w:rPr>
              <w:del w:id="874" w:author="Martin Novák" w:date="2023-03-24T14:33:00Z"/>
              <w:rFonts w:eastAsia="Times New Roman"/>
            </w:rPr>
          </w:pPr>
          <w:del w:id="875" w:author="Martin Novák" w:date="2023-03-24T14:33:00Z">
            <w:r w:rsidDel="004D3E65">
              <w:rPr>
                <w:rFonts w:eastAsia="Times New Roman"/>
              </w:rPr>
              <w:delText xml:space="preserve">[68] </w:delText>
            </w:r>
            <w:r w:rsidDel="004D3E65">
              <w:rPr>
                <w:rFonts w:eastAsia="Times New Roman"/>
              </w:rPr>
              <w:tab/>
            </w:r>
            <w:r w:rsidDel="004D3E65">
              <w:rPr>
                <w:rFonts w:eastAsia="Times New Roman"/>
                <w:i/>
                <w:iCs/>
              </w:rPr>
              <w:delText>Knights of the Old Republic | StarWars.com</w:delText>
            </w:r>
            <w:r w:rsidDel="004D3E65">
              <w:rPr>
                <w:rFonts w:eastAsia="Times New Roman"/>
              </w:rPr>
              <w:delText xml:space="preserve"> [online]. [vid. 2021-12-20]. Dostupné z: https://www.starwars.com/games-apps/knights-of-the-old-republic</w:delText>
            </w:r>
          </w:del>
        </w:p>
        <w:p w14:paraId="025B325A" w14:textId="12F3904C" w:rsidR="00F31707" w:rsidDel="004D3E65" w:rsidRDefault="00F31707">
          <w:pPr>
            <w:autoSpaceDE w:val="0"/>
            <w:autoSpaceDN w:val="0"/>
            <w:ind w:hanging="640"/>
            <w:divId w:val="1406145596"/>
            <w:rPr>
              <w:del w:id="876" w:author="Martin Novák" w:date="2023-03-24T14:33:00Z"/>
              <w:rFonts w:eastAsia="Times New Roman"/>
            </w:rPr>
          </w:pPr>
          <w:del w:id="877" w:author="Martin Novák" w:date="2023-03-24T14:33:00Z">
            <w:r w:rsidDel="004D3E65">
              <w:rPr>
                <w:rFonts w:eastAsia="Times New Roman"/>
              </w:rPr>
              <w:delText xml:space="preserve">[69] </w:delText>
            </w:r>
            <w:r w:rsidDel="004D3E65">
              <w:rPr>
                <w:rFonts w:eastAsia="Times New Roman"/>
              </w:rPr>
              <w:tab/>
            </w:r>
            <w:r w:rsidDel="004D3E65">
              <w:rPr>
                <w:rFonts w:eastAsia="Times New Roman"/>
                <w:i/>
                <w:iCs/>
              </w:rPr>
              <w:delText>FINAL FANTASY PORTAL SITE | SQUARE ENIX</w:delText>
            </w:r>
            <w:r w:rsidDel="004D3E65">
              <w:rPr>
                <w:rFonts w:eastAsia="Times New Roman"/>
              </w:rPr>
              <w:delText xml:space="preserve"> [online]. [vid. 2021-11-12]. Dostupné z: https://na.finalfantasy.com/</w:delText>
            </w:r>
          </w:del>
        </w:p>
        <w:p w14:paraId="7FA75C7E" w14:textId="25E39AF2" w:rsidR="00F31707" w:rsidDel="004D3E65" w:rsidRDefault="00F31707">
          <w:pPr>
            <w:autoSpaceDE w:val="0"/>
            <w:autoSpaceDN w:val="0"/>
            <w:ind w:hanging="640"/>
            <w:divId w:val="1452552492"/>
            <w:rPr>
              <w:del w:id="878" w:author="Martin Novák" w:date="2023-03-24T14:33:00Z"/>
              <w:rFonts w:eastAsia="Times New Roman"/>
            </w:rPr>
          </w:pPr>
          <w:del w:id="879" w:author="Martin Novák" w:date="2023-03-24T14:33:00Z">
            <w:r w:rsidDel="004D3E65">
              <w:rPr>
                <w:rFonts w:eastAsia="Times New Roman"/>
              </w:rPr>
              <w:delText xml:space="preserve">[70] </w:delText>
            </w:r>
            <w:r w:rsidDel="004D3E65">
              <w:rPr>
                <w:rFonts w:eastAsia="Times New Roman"/>
              </w:rPr>
              <w:tab/>
            </w:r>
            <w:r w:rsidDel="004D3E65">
              <w:rPr>
                <w:rFonts w:eastAsia="Times New Roman"/>
                <w:i/>
                <w:iCs/>
              </w:rPr>
              <w:delText>World of Warcraft</w:delText>
            </w:r>
            <w:r w:rsidDel="004D3E65">
              <w:rPr>
                <w:rFonts w:eastAsia="Times New Roman"/>
              </w:rPr>
              <w:delText xml:space="preserve"> [online]. [vid. 2021-11-12]. Dostupné z: https://worldofwarcraft.com/en-gb/</w:delText>
            </w:r>
          </w:del>
        </w:p>
        <w:p w14:paraId="529437A6" w14:textId="77CF79FB" w:rsidR="00F31707" w:rsidDel="004D3E65" w:rsidRDefault="00F31707">
          <w:pPr>
            <w:autoSpaceDE w:val="0"/>
            <w:autoSpaceDN w:val="0"/>
            <w:ind w:hanging="640"/>
            <w:divId w:val="116292501"/>
            <w:rPr>
              <w:del w:id="880" w:author="Martin Novák" w:date="2023-03-24T14:33:00Z"/>
              <w:rFonts w:eastAsia="Times New Roman"/>
            </w:rPr>
          </w:pPr>
          <w:del w:id="881" w:author="Martin Novák" w:date="2023-03-24T14:33:00Z">
            <w:r w:rsidDel="004D3E65">
              <w:rPr>
                <w:rFonts w:eastAsia="Times New Roman"/>
              </w:rPr>
              <w:delText xml:space="preserve">[71] </w:delText>
            </w:r>
            <w:r w:rsidDel="004D3E65">
              <w:rPr>
                <w:rFonts w:eastAsia="Times New Roman"/>
              </w:rPr>
              <w:tab/>
            </w:r>
            <w:r w:rsidDel="004D3E65">
              <w:rPr>
                <w:rFonts w:eastAsia="Times New Roman"/>
                <w:i/>
                <w:iCs/>
              </w:rPr>
              <w:delText>XCOM 2</w:delText>
            </w:r>
            <w:r w:rsidDel="004D3E65">
              <w:rPr>
                <w:rFonts w:eastAsia="Times New Roman"/>
              </w:rPr>
              <w:delText xml:space="preserve"> [online]. [vid. 2021-12-20]. Dostupné z: https://xcom.com/</w:delText>
            </w:r>
          </w:del>
        </w:p>
        <w:p w14:paraId="1B27BF09" w14:textId="6D0724C6" w:rsidR="00F31707" w:rsidDel="004D3E65" w:rsidRDefault="00F31707">
          <w:pPr>
            <w:autoSpaceDE w:val="0"/>
            <w:autoSpaceDN w:val="0"/>
            <w:ind w:hanging="640"/>
            <w:divId w:val="1064910844"/>
            <w:rPr>
              <w:del w:id="882" w:author="Martin Novák" w:date="2023-03-24T14:33:00Z"/>
              <w:rFonts w:eastAsia="Times New Roman"/>
            </w:rPr>
          </w:pPr>
          <w:del w:id="883" w:author="Martin Novák" w:date="2023-03-24T14:33:00Z">
            <w:r w:rsidDel="004D3E65">
              <w:rPr>
                <w:rFonts w:eastAsia="Times New Roman"/>
              </w:rPr>
              <w:delText xml:space="preserve">[72] </w:delText>
            </w:r>
            <w:r w:rsidDel="004D3E65">
              <w:rPr>
                <w:rFonts w:eastAsia="Times New Roman"/>
              </w:rPr>
              <w:tab/>
              <w:delText xml:space="preserve">Fantasy světy – historie počítačových her na hrdiny díl I. </w:delText>
            </w:r>
            <w:r w:rsidDel="004D3E65">
              <w:rPr>
                <w:rFonts w:eastAsia="Times New Roman"/>
                <w:i/>
                <w:iCs/>
              </w:rPr>
              <w:delText>Fantasymag.cz</w:delText>
            </w:r>
            <w:r w:rsidDel="004D3E65">
              <w:rPr>
                <w:rFonts w:eastAsia="Times New Roman"/>
              </w:rPr>
              <w:delText xml:space="preserve"> [online]. 2017. Dostupné z: https://www.fantasymag.cz/fantasy-svety-historie-pocitacovych-her-hrdiny-dil-i/</w:delText>
            </w:r>
          </w:del>
        </w:p>
        <w:p w14:paraId="5ED88D0A" w14:textId="5057066F" w:rsidR="00F31707" w:rsidDel="004D3E65" w:rsidRDefault="00F31707">
          <w:pPr>
            <w:autoSpaceDE w:val="0"/>
            <w:autoSpaceDN w:val="0"/>
            <w:ind w:hanging="640"/>
            <w:divId w:val="1271937928"/>
            <w:rPr>
              <w:del w:id="884" w:author="Martin Novák" w:date="2023-03-24T14:33:00Z"/>
              <w:rFonts w:eastAsia="Times New Roman"/>
            </w:rPr>
          </w:pPr>
          <w:del w:id="885" w:author="Martin Novák" w:date="2023-03-24T14:33:00Z">
            <w:r w:rsidDel="004D3E65">
              <w:rPr>
                <w:rFonts w:eastAsia="Times New Roman"/>
              </w:rPr>
              <w:delText xml:space="preserve">[73] </w:delText>
            </w:r>
            <w:r w:rsidDel="004D3E65">
              <w:rPr>
                <w:rFonts w:eastAsia="Times New Roman"/>
              </w:rPr>
              <w:tab/>
              <w:delText xml:space="preserve">GAMEDESIGNING.ORG. </w:delText>
            </w:r>
            <w:r w:rsidDel="004D3E65">
              <w:rPr>
                <w:rFonts w:eastAsia="Times New Roman"/>
                <w:i/>
                <w:iCs/>
              </w:rPr>
              <w:delText>34 Popular Types of Video Games, Explained (With Examples and Fun Graphics)</w:delText>
            </w:r>
            <w:r w:rsidDel="004D3E65">
              <w:rPr>
                <w:rFonts w:eastAsia="Times New Roman"/>
              </w:rPr>
              <w:delText xml:space="preserve"> [online]. [vid. 2021-07-27]. Dostupné z: https://www.gamedesigning.org/gaming/video-game-genres/</w:delText>
            </w:r>
          </w:del>
        </w:p>
        <w:p w14:paraId="34A7B17E" w14:textId="14182DF2" w:rsidR="00F31707" w:rsidDel="004D3E65" w:rsidRDefault="00F31707">
          <w:pPr>
            <w:autoSpaceDE w:val="0"/>
            <w:autoSpaceDN w:val="0"/>
            <w:ind w:hanging="640"/>
            <w:divId w:val="1535269794"/>
            <w:rPr>
              <w:del w:id="886" w:author="Martin Novák" w:date="2023-03-24T14:33:00Z"/>
              <w:rFonts w:eastAsia="Times New Roman"/>
            </w:rPr>
          </w:pPr>
          <w:del w:id="887" w:author="Martin Novák" w:date="2023-03-24T14:33:00Z">
            <w:r w:rsidDel="004D3E65">
              <w:rPr>
                <w:rFonts w:eastAsia="Times New Roman"/>
              </w:rPr>
              <w:delText xml:space="preserve">[74] </w:delText>
            </w:r>
            <w:r w:rsidDel="004D3E65">
              <w:rPr>
                <w:rFonts w:eastAsia="Times New Roman"/>
              </w:rPr>
              <w:tab/>
              <w:delText xml:space="preserve">Fantasy světy díl II. - čtverečkové dungeony na PC | Fantasymag.cz. </w:delText>
            </w:r>
            <w:r w:rsidDel="004D3E65">
              <w:rPr>
                <w:rFonts w:eastAsia="Times New Roman"/>
                <w:i/>
                <w:iCs/>
              </w:rPr>
              <w:delText>Fantasymag.cz</w:delText>
            </w:r>
            <w:r w:rsidDel="004D3E65">
              <w:rPr>
                <w:rFonts w:eastAsia="Times New Roman"/>
              </w:rPr>
              <w:delText xml:space="preserve"> [online]. 2018 [vid. 2021-07-29]. Dostupné z: https://www.fantasymag.cz/fantasy-svety-dil-ii-ctvereckove-dungeony-pc/</w:delText>
            </w:r>
          </w:del>
        </w:p>
        <w:p w14:paraId="20510817" w14:textId="2B5DFBC3" w:rsidR="00F31707" w:rsidDel="004D3E65" w:rsidRDefault="00F31707">
          <w:pPr>
            <w:autoSpaceDE w:val="0"/>
            <w:autoSpaceDN w:val="0"/>
            <w:ind w:hanging="640"/>
            <w:divId w:val="1914269113"/>
            <w:rPr>
              <w:del w:id="888" w:author="Martin Novák" w:date="2023-03-24T14:33:00Z"/>
              <w:rFonts w:eastAsia="Times New Roman"/>
            </w:rPr>
          </w:pPr>
          <w:del w:id="889" w:author="Martin Novák" w:date="2023-03-24T14:33:00Z">
            <w:r w:rsidDel="004D3E65">
              <w:rPr>
                <w:rFonts w:eastAsia="Times New Roman"/>
              </w:rPr>
              <w:delText xml:space="preserve">[75] </w:delText>
            </w:r>
            <w:r w:rsidDel="004D3E65">
              <w:rPr>
                <w:rFonts w:eastAsia="Times New Roman"/>
              </w:rPr>
              <w:tab/>
            </w:r>
            <w:r w:rsidDel="004D3E65">
              <w:rPr>
                <w:rFonts w:eastAsia="Times New Roman"/>
                <w:i/>
                <w:iCs/>
              </w:rPr>
              <w:delText>Herní žánry na Databázi her – Nápověda – Databáze-her.cz</w:delText>
            </w:r>
            <w:r w:rsidDel="004D3E65">
              <w:rPr>
                <w:rFonts w:eastAsia="Times New Roman"/>
              </w:rPr>
              <w:delText xml:space="preserve"> [online]. [vid. 2021-08-14]. Dostupné z: https://www.databaze-her.cz/napoveda/herni-zanry-na-databazi-her/</w:delText>
            </w:r>
          </w:del>
        </w:p>
        <w:p w14:paraId="5FB0219C" w14:textId="5AFEC609" w:rsidR="00F31707" w:rsidDel="004D3E65" w:rsidRDefault="00F31707">
          <w:pPr>
            <w:autoSpaceDE w:val="0"/>
            <w:autoSpaceDN w:val="0"/>
            <w:ind w:hanging="640"/>
            <w:divId w:val="1808624719"/>
            <w:rPr>
              <w:del w:id="890" w:author="Martin Novák" w:date="2023-03-24T14:33:00Z"/>
              <w:rFonts w:eastAsia="Times New Roman"/>
            </w:rPr>
          </w:pPr>
          <w:del w:id="891" w:author="Martin Novák" w:date="2023-03-24T14:33:00Z">
            <w:r w:rsidDel="004D3E65">
              <w:rPr>
                <w:rFonts w:eastAsia="Times New Roman"/>
              </w:rPr>
              <w:delText xml:space="preserve">[76] </w:delText>
            </w:r>
            <w:r w:rsidDel="004D3E65">
              <w:rPr>
                <w:rFonts w:eastAsia="Times New Roman"/>
              </w:rPr>
              <w:tab/>
              <w:delText xml:space="preserve">TECHRAPTOR.NET. </w:delText>
            </w:r>
            <w:r w:rsidDel="004D3E65">
              <w:rPr>
                <w:rFonts w:eastAsia="Times New Roman"/>
                <w:i/>
                <w:iCs/>
              </w:rPr>
              <w:delText>Playing Roles: On Tactical-RPGs | TechRaptor</w:delText>
            </w:r>
            <w:r w:rsidDel="004D3E65">
              <w:rPr>
                <w:rFonts w:eastAsia="Times New Roman"/>
              </w:rPr>
              <w:delText xml:space="preserve"> [online]. [vid. 2021-08-16]. Dostupné z: https://techraptor.net/originals/playing-roles-on-tactical-rpgs</w:delText>
            </w:r>
          </w:del>
        </w:p>
        <w:p w14:paraId="030653EA" w14:textId="32F109CA" w:rsidR="00F31707" w:rsidDel="004D3E65" w:rsidRDefault="00F31707">
          <w:pPr>
            <w:autoSpaceDE w:val="0"/>
            <w:autoSpaceDN w:val="0"/>
            <w:ind w:hanging="640"/>
            <w:divId w:val="1288509560"/>
            <w:rPr>
              <w:del w:id="892" w:author="Martin Novák" w:date="2023-03-24T14:33:00Z"/>
              <w:rFonts w:eastAsia="Times New Roman"/>
            </w:rPr>
          </w:pPr>
          <w:del w:id="893" w:author="Martin Novák" w:date="2023-03-24T14:33:00Z">
            <w:r w:rsidDel="004D3E65">
              <w:rPr>
                <w:rFonts w:eastAsia="Times New Roman"/>
              </w:rPr>
              <w:delText xml:space="preserve">[77] </w:delText>
            </w:r>
            <w:r w:rsidDel="004D3E65">
              <w:rPr>
                <w:rFonts w:eastAsia="Times New Roman"/>
              </w:rPr>
              <w:tab/>
            </w:r>
            <w:r w:rsidDel="004D3E65">
              <w:rPr>
                <w:rFonts w:eastAsia="Times New Roman"/>
                <w:i/>
                <w:iCs/>
              </w:rPr>
              <w:delText>Star Wars</w:delText>
            </w:r>
            <w:r w:rsidDel="004D3E65">
              <w:rPr>
                <w:rFonts w:eastAsia="Times New Roman"/>
                <w:i/>
                <w:iCs/>
                <w:vertAlign w:val="superscript"/>
              </w:rPr>
              <w:delText>TM</w:delText>
            </w:r>
            <w:r w:rsidDel="004D3E65">
              <w:rPr>
                <w:rFonts w:eastAsia="Times New Roman"/>
                <w:i/>
                <w:iCs/>
              </w:rPr>
              <w:delText xml:space="preserve"> Galaxy of Heroes - Free Mobile Game - EA Official Site</w:delText>
            </w:r>
            <w:r w:rsidDel="004D3E65">
              <w:rPr>
                <w:rFonts w:eastAsia="Times New Roman"/>
              </w:rPr>
              <w:delText xml:space="preserve"> [online]. [vid. 2021-11-12]. Dostupné z: https://www.ea.com/games/starwars/galaxy-of-heroes</w:delText>
            </w:r>
          </w:del>
        </w:p>
        <w:p w14:paraId="24CDDD40" w14:textId="004CD22E" w:rsidR="00F31707" w:rsidDel="004D3E65" w:rsidRDefault="00F31707">
          <w:pPr>
            <w:autoSpaceDE w:val="0"/>
            <w:autoSpaceDN w:val="0"/>
            <w:ind w:hanging="640"/>
            <w:divId w:val="1212696414"/>
            <w:rPr>
              <w:del w:id="894" w:author="Martin Novák" w:date="2023-03-24T14:33:00Z"/>
              <w:rFonts w:eastAsia="Times New Roman"/>
            </w:rPr>
          </w:pPr>
          <w:del w:id="895" w:author="Martin Novák" w:date="2023-03-24T14:33:00Z">
            <w:r w:rsidDel="004D3E65">
              <w:rPr>
                <w:rFonts w:eastAsia="Times New Roman"/>
              </w:rPr>
              <w:delText xml:space="preserve">[78] </w:delText>
            </w:r>
            <w:r w:rsidDel="004D3E65">
              <w:rPr>
                <w:rFonts w:eastAsia="Times New Roman"/>
              </w:rPr>
              <w:tab/>
              <w:delText xml:space="preserve">What is an Action/Adventure Game? - Gameranx. </w:delText>
            </w:r>
            <w:r w:rsidDel="004D3E65">
              <w:rPr>
                <w:rFonts w:eastAsia="Times New Roman"/>
                <w:i/>
                <w:iCs/>
              </w:rPr>
              <w:delText>Gameranx</w:delText>
            </w:r>
            <w:r w:rsidDel="004D3E65">
              <w:rPr>
                <w:rFonts w:eastAsia="Times New Roman"/>
              </w:rPr>
              <w:delText xml:space="preserve"> [online]. 2011 [vid. 2021-08-30]. Dostupné z: https://gameranx.com/features/id/3350/article/what-is-an-action-adventure-game/</w:delText>
            </w:r>
          </w:del>
        </w:p>
        <w:p w14:paraId="08AD9E4C" w14:textId="742EA89A" w:rsidR="00F31707" w:rsidDel="004D3E65" w:rsidRDefault="00F31707">
          <w:pPr>
            <w:autoSpaceDE w:val="0"/>
            <w:autoSpaceDN w:val="0"/>
            <w:ind w:hanging="640"/>
            <w:divId w:val="1934118781"/>
            <w:rPr>
              <w:del w:id="896" w:author="Martin Novák" w:date="2023-03-24T14:33:00Z"/>
              <w:rFonts w:eastAsia="Times New Roman"/>
            </w:rPr>
          </w:pPr>
          <w:del w:id="897" w:author="Martin Novák" w:date="2023-03-24T14:33:00Z">
            <w:r w:rsidDel="004D3E65">
              <w:rPr>
                <w:rFonts w:eastAsia="Times New Roman"/>
              </w:rPr>
              <w:delText xml:space="preserve">[79] </w:delText>
            </w:r>
            <w:r w:rsidDel="004D3E65">
              <w:rPr>
                <w:rFonts w:eastAsia="Times New Roman"/>
              </w:rPr>
              <w:tab/>
            </w:r>
            <w:r w:rsidDel="004D3E65">
              <w:rPr>
                <w:rFonts w:eastAsia="Times New Roman"/>
                <w:i/>
                <w:iCs/>
              </w:rPr>
              <w:delText>Mortal Kombat 11 Ultimate</w:delText>
            </w:r>
            <w:r w:rsidDel="004D3E65">
              <w:rPr>
                <w:rFonts w:eastAsia="Times New Roman"/>
              </w:rPr>
              <w:delText xml:space="preserve"> [online]. [vid. 2021-11-12]. Dostupné z: https://www.mortalkombat.com/</w:delText>
            </w:r>
          </w:del>
        </w:p>
        <w:p w14:paraId="079E7D04" w14:textId="742DE2EF" w:rsidR="00F31707" w:rsidDel="004D3E65" w:rsidRDefault="00F31707">
          <w:pPr>
            <w:autoSpaceDE w:val="0"/>
            <w:autoSpaceDN w:val="0"/>
            <w:ind w:hanging="640"/>
            <w:divId w:val="382562586"/>
            <w:rPr>
              <w:del w:id="898" w:author="Martin Novák" w:date="2023-03-24T14:33:00Z"/>
              <w:rFonts w:eastAsia="Times New Roman"/>
            </w:rPr>
          </w:pPr>
          <w:del w:id="899" w:author="Martin Novák" w:date="2023-03-24T14:33:00Z">
            <w:r w:rsidDel="004D3E65">
              <w:rPr>
                <w:rFonts w:eastAsia="Times New Roman"/>
              </w:rPr>
              <w:delText xml:space="preserve">[80] </w:delText>
            </w:r>
            <w:r w:rsidDel="004D3E65">
              <w:rPr>
                <w:rFonts w:eastAsia="Times New Roman"/>
              </w:rPr>
              <w:tab/>
            </w:r>
            <w:r w:rsidDel="004D3E65">
              <w:rPr>
                <w:rFonts w:eastAsia="Times New Roman"/>
                <w:i/>
                <w:iCs/>
              </w:rPr>
              <w:delText>DOOM Eternal | Bethesda.net</w:delText>
            </w:r>
            <w:r w:rsidDel="004D3E65">
              <w:rPr>
                <w:rFonts w:eastAsia="Times New Roman"/>
              </w:rPr>
              <w:delText xml:space="preserve"> [online]. [vid. 2021-11-12]. Dostupné z: https://bethesda.net/en/game/doom</w:delText>
            </w:r>
          </w:del>
        </w:p>
        <w:p w14:paraId="662EA6CB" w14:textId="705D6A3B" w:rsidR="00F31707" w:rsidDel="004D3E65" w:rsidRDefault="00F31707">
          <w:pPr>
            <w:autoSpaceDE w:val="0"/>
            <w:autoSpaceDN w:val="0"/>
            <w:ind w:hanging="640"/>
            <w:divId w:val="495464067"/>
            <w:rPr>
              <w:del w:id="900" w:author="Martin Novák" w:date="2023-03-24T14:33:00Z"/>
              <w:rFonts w:eastAsia="Times New Roman"/>
            </w:rPr>
          </w:pPr>
          <w:del w:id="901" w:author="Martin Novák" w:date="2023-03-24T14:33:00Z">
            <w:r w:rsidDel="004D3E65">
              <w:rPr>
                <w:rFonts w:eastAsia="Times New Roman"/>
              </w:rPr>
              <w:delText xml:space="preserve">[81] </w:delText>
            </w:r>
            <w:r w:rsidDel="004D3E65">
              <w:rPr>
                <w:rFonts w:eastAsia="Times New Roman"/>
              </w:rPr>
              <w:tab/>
            </w:r>
            <w:r w:rsidDel="004D3E65">
              <w:rPr>
                <w:rFonts w:eastAsia="Times New Roman"/>
                <w:i/>
                <w:iCs/>
              </w:rPr>
              <w:delText>Mafia: Trilogy - Home</w:delText>
            </w:r>
            <w:r w:rsidDel="004D3E65">
              <w:rPr>
                <w:rFonts w:eastAsia="Times New Roman"/>
              </w:rPr>
              <w:delText xml:space="preserve"> [online]. [vid. 2021-12-20]. Dostupné z: https://mafiagame.com/cs-CZ/</w:delText>
            </w:r>
          </w:del>
        </w:p>
        <w:p w14:paraId="26C19742" w14:textId="4A748DEE" w:rsidR="00F31707" w:rsidDel="004D3E65" w:rsidRDefault="00F31707">
          <w:pPr>
            <w:autoSpaceDE w:val="0"/>
            <w:autoSpaceDN w:val="0"/>
            <w:ind w:hanging="640"/>
            <w:divId w:val="1797989570"/>
            <w:rPr>
              <w:del w:id="902" w:author="Martin Novák" w:date="2023-03-24T14:33:00Z"/>
              <w:rFonts w:eastAsia="Times New Roman"/>
            </w:rPr>
          </w:pPr>
          <w:del w:id="903" w:author="Martin Novák" w:date="2023-03-24T14:33:00Z">
            <w:r w:rsidDel="004D3E65">
              <w:rPr>
                <w:rFonts w:eastAsia="Times New Roman"/>
              </w:rPr>
              <w:delText xml:space="preserve">[82] </w:delText>
            </w:r>
            <w:r w:rsidDel="004D3E65">
              <w:rPr>
                <w:rFonts w:eastAsia="Times New Roman"/>
              </w:rPr>
              <w:tab/>
            </w:r>
            <w:r w:rsidDel="004D3E65">
              <w:rPr>
                <w:rFonts w:eastAsia="Times New Roman"/>
                <w:i/>
                <w:iCs/>
              </w:rPr>
              <w:delText>The official home of Super Mario</w:delText>
            </w:r>
            <w:r w:rsidDel="004D3E65">
              <w:rPr>
                <w:rFonts w:eastAsia="Times New Roman"/>
                <w:i/>
                <w:iCs/>
                <w:vertAlign w:val="superscript"/>
              </w:rPr>
              <w:delText>TM</w:delText>
            </w:r>
            <w:r w:rsidDel="004D3E65">
              <w:rPr>
                <w:rFonts w:eastAsia="Times New Roman"/>
                <w:i/>
                <w:iCs/>
              </w:rPr>
              <w:delText xml:space="preserve"> – History</w:delText>
            </w:r>
            <w:r w:rsidDel="004D3E65">
              <w:rPr>
                <w:rFonts w:eastAsia="Times New Roman"/>
              </w:rPr>
              <w:delText xml:space="preserve"> [online]. [vid. 2021-12-20]. Dostupné z: https://mario.nintendo.com/history/</w:delText>
            </w:r>
          </w:del>
        </w:p>
        <w:p w14:paraId="6BD48CD3" w14:textId="5C013089" w:rsidR="00F31707" w:rsidDel="004D3E65" w:rsidRDefault="00F31707">
          <w:pPr>
            <w:autoSpaceDE w:val="0"/>
            <w:autoSpaceDN w:val="0"/>
            <w:ind w:hanging="640"/>
            <w:divId w:val="1259290477"/>
            <w:rPr>
              <w:del w:id="904" w:author="Martin Novák" w:date="2023-03-24T14:33:00Z"/>
              <w:rFonts w:eastAsia="Times New Roman"/>
            </w:rPr>
          </w:pPr>
          <w:del w:id="905" w:author="Martin Novák" w:date="2023-03-24T14:33:00Z">
            <w:r w:rsidDel="004D3E65">
              <w:rPr>
                <w:rFonts w:eastAsia="Times New Roman"/>
              </w:rPr>
              <w:delText xml:space="preserve">[83] </w:delText>
            </w:r>
            <w:r w:rsidDel="004D3E65">
              <w:rPr>
                <w:rFonts w:eastAsia="Times New Roman"/>
              </w:rPr>
              <w:tab/>
            </w:r>
            <w:r w:rsidDel="004D3E65">
              <w:rPr>
                <w:rFonts w:eastAsia="Times New Roman"/>
                <w:i/>
                <w:iCs/>
              </w:rPr>
              <w:delText>Shadow Of The Tomb Raider | SQUARE ENIX</w:delText>
            </w:r>
            <w:r w:rsidDel="004D3E65">
              <w:rPr>
                <w:rFonts w:eastAsia="Times New Roman"/>
              </w:rPr>
              <w:delText xml:space="preserve"> [online]. [vid. 2021-12-20]. Dostupné z: https://tombraider.square-enix-games.com/en-us</w:delText>
            </w:r>
          </w:del>
        </w:p>
        <w:p w14:paraId="542B704A" w14:textId="19F91F5D" w:rsidR="00F31707" w:rsidDel="004D3E65" w:rsidRDefault="00F31707">
          <w:pPr>
            <w:autoSpaceDE w:val="0"/>
            <w:autoSpaceDN w:val="0"/>
            <w:ind w:hanging="640"/>
            <w:divId w:val="1710884103"/>
            <w:rPr>
              <w:del w:id="906" w:author="Martin Novák" w:date="2023-03-24T14:33:00Z"/>
              <w:rFonts w:eastAsia="Times New Roman"/>
            </w:rPr>
          </w:pPr>
          <w:del w:id="907" w:author="Martin Novák" w:date="2023-03-24T14:33:00Z">
            <w:r w:rsidDel="004D3E65">
              <w:rPr>
                <w:rFonts w:eastAsia="Times New Roman"/>
              </w:rPr>
              <w:delText xml:space="preserve">[84] </w:delText>
            </w:r>
            <w:r w:rsidDel="004D3E65">
              <w:rPr>
                <w:rFonts w:eastAsia="Times New Roman"/>
              </w:rPr>
              <w:tab/>
            </w:r>
            <w:r w:rsidDel="004D3E65">
              <w:rPr>
                <w:rFonts w:eastAsia="Times New Roman"/>
                <w:i/>
                <w:iCs/>
              </w:rPr>
              <w:delText>Prince of Persia | Ubisoft (US)</w:delText>
            </w:r>
            <w:r w:rsidDel="004D3E65">
              <w:rPr>
                <w:rFonts w:eastAsia="Times New Roman"/>
              </w:rPr>
              <w:delText xml:space="preserve"> [online]. [vid. 2021-12-20]. Dostupné z: https://www.ubisoft.com/en-us/game/prince-of-persia/prince-of-persia</w:delText>
            </w:r>
          </w:del>
        </w:p>
        <w:p w14:paraId="217FA79E" w14:textId="56E93891" w:rsidR="00F31707" w:rsidDel="004D3E65" w:rsidRDefault="00F31707">
          <w:pPr>
            <w:autoSpaceDE w:val="0"/>
            <w:autoSpaceDN w:val="0"/>
            <w:ind w:hanging="640"/>
            <w:divId w:val="2033724941"/>
            <w:rPr>
              <w:del w:id="908" w:author="Martin Novák" w:date="2023-03-24T14:33:00Z"/>
              <w:rFonts w:eastAsia="Times New Roman"/>
            </w:rPr>
          </w:pPr>
          <w:del w:id="909" w:author="Martin Novák" w:date="2023-03-24T14:33:00Z">
            <w:r w:rsidDel="004D3E65">
              <w:rPr>
                <w:rFonts w:eastAsia="Times New Roman"/>
              </w:rPr>
              <w:delText xml:space="preserve">[85] </w:delText>
            </w:r>
            <w:r w:rsidDel="004D3E65">
              <w:rPr>
                <w:rFonts w:eastAsia="Times New Roman"/>
              </w:rPr>
              <w:tab/>
              <w:delText xml:space="preserve">IDTECH.COM. </w:delText>
            </w:r>
            <w:r w:rsidDel="004D3E65">
              <w:rPr>
                <w:rFonts w:eastAsia="Times New Roman"/>
                <w:i/>
                <w:iCs/>
              </w:rPr>
              <w:delText>Ultimate List of Different Types of Video Games | 49 Genres &amp; Subcategories</w:delText>
            </w:r>
            <w:r w:rsidDel="004D3E65">
              <w:rPr>
                <w:rFonts w:eastAsia="Times New Roman"/>
              </w:rPr>
              <w:delText xml:space="preserve"> [online]. [vid. 2021-08-31]. Dostupné z: https://www.idtech.com/blog/different-types-of-video-game-genres</w:delText>
            </w:r>
          </w:del>
        </w:p>
        <w:p w14:paraId="394E1EFB" w14:textId="2BEEE79E" w:rsidR="00F31707" w:rsidDel="004D3E65" w:rsidRDefault="00F31707">
          <w:pPr>
            <w:autoSpaceDE w:val="0"/>
            <w:autoSpaceDN w:val="0"/>
            <w:ind w:hanging="640"/>
            <w:divId w:val="724916102"/>
            <w:rPr>
              <w:del w:id="910" w:author="Martin Novák" w:date="2023-03-24T14:33:00Z"/>
              <w:rFonts w:eastAsia="Times New Roman"/>
            </w:rPr>
          </w:pPr>
          <w:del w:id="911" w:author="Martin Novák" w:date="2023-03-24T14:33:00Z">
            <w:r w:rsidDel="004D3E65">
              <w:rPr>
                <w:rFonts w:eastAsia="Times New Roman"/>
              </w:rPr>
              <w:delText xml:space="preserve">[86] </w:delText>
            </w:r>
            <w:r w:rsidDel="004D3E65">
              <w:rPr>
                <w:rFonts w:eastAsia="Times New Roman"/>
              </w:rPr>
              <w:tab/>
              <w:delText xml:space="preserve">DESPAIN, Wendy. </w:delText>
            </w:r>
            <w:r w:rsidDel="004D3E65">
              <w:rPr>
                <w:rFonts w:eastAsia="Times New Roman"/>
                <w:i/>
                <w:iCs/>
              </w:rPr>
              <w:delText>Writing for Video Game Genres</w:delText>
            </w:r>
            <w:r w:rsidDel="004D3E65">
              <w:rPr>
                <w:rFonts w:eastAsia="Times New Roman"/>
              </w:rPr>
              <w:delText xml:space="preserve"> [online]. B.m.: A K Peters/CRC Press, 2009. ISBN 9780429063343. Dostupné z: doi:10.1201/b10641</w:delText>
            </w:r>
          </w:del>
        </w:p>
        <w:p w14:paraId="05076113" w14:textId="7111E02E" w:rsidR="00F31707" w:rsidDel="004D3E65" w:rsidRDefault="00F31707">
          <w:pPr>
            <w:autoSpaceDE w:val="0"/>
            <w:autoSpaceDN w:val="0"/>
            <w:ind w:hanging="640"/>
            <w:divId w:val="1516265606"/>
            <w:rPr>
              <w:del w:id="912" w:author="Martin Novák" w:date="2023-03-24T14:33:00Z"/>
              <w:rFonts w:eastAsia="Times New Roman"/>
            </w:rPr>
          </w:pPr>
          <w:del w:id="913" w:author="Martin Novák" w:date="2023-03-24T14:33:00Z">
            <w:r w:rsidDel="004D3E65">
              <w:rPr>
                <w:rFonts w:eastAsia="Times New Roman"/>
              </w:rPr>
              <w:delText xml:space="preserve">[87] </w:delText>
            </w:r>
            <w:r w:rsidDel="004D3E65">
              <w:rPr>
                <w:rFonts w:eastAsia="Times New Roman"/>
              </w:rPr>
              <w:tab/>
            </w:r>
            <w:r w:rsidDel="004D3E65">
              <w:rPr>
                <w:rFonts w:eastAsia="Times New Roman"/>
                <w:i/>
                <w:iCs/>
              </w:rPr>
              <w:delText>Warhammer 40,000 - Warhammer 40,000</w:delText>
            </w:r>
            <w:r w:rsidDel="004D3E65">
              <w:rPr>
                <w:rFonts w:eastAsia="Times New Roman"/>
              </w:rPr>
              <w:delText xml:space="preserve"> [online]. [vid. 2021-11-12]. Dostupné z: https://warhammer40000.com/</w:delText>
            </w:r>
          </w:del>
        </w:p>
        <w:p w14:paraId="0723B9DF" w14:textId="47AA037B" w:rsidR="00F31707" w:rsidDel="004D3E65" w:rsidRDefault="00F31707">
          <w:pPr>
            <w:autoSpaceDE w:val="0"/>
            <w:autoSpaceDN w:val="0"/>
            <w:ind w:hanging="640"/>
            <w:divId w:val="627590283"/>
            <w:rPr>
              <w:del w:id="914" w:author="Martin Novák" w:date="2023-03-24T14:33:00Z"/>
              <w:rFonts w:eastAsia="Times New Roman"/>
            </w:rPr>
          </w:pPr>
          <w:del w:id="915" w:author="Martin Novák" w:date="2023-03-24T14:33:00Z">
            <w:r w:rsidDel="004D3E65">
              <w:rPr>
                <w:rFonts w:eastAsia="Times New Roman"/>
              </w:rPr>
              <w:delText xml:space="preserve">[88] </w:delText>
            </w:r>
            <w:r w:rsidDel="004D3E65">
              <w:rPr>
                <w:rFonts w:eastAsia="Times New Roman"/>
              </w:rPr>
              <w:tab/>
            </w:r>
            <w:r w:rsidDel="004D3E65">
              <w:rPr>
                <w:rFonts w:eastAsia="Times New Roman"/>
                <w:i/>
                <w:iCs/>
              </w:rPr>
              <w:delText>Civilization V | Homepage</w:delText>
            </w:r>
            <w:r w:rsidDel="004D3E65">
              <w:rPr>
                <w:rFonts w:eastAsia="Times New Roman"/>
              </w:rPr>
              <w:delText xml:space="preserve"> [online]. [vid. 2023-03-17]. Dostupné z: https://civilization.com/civilization-5/</w:delText>
            </w:r>
          </w:del>
        </w:p>
        <w:p w14:paraId="009E5AAF" w14:textId="72438E55" w:rsidR="00F31707" w:rsidDel="004D3E65" w:rsidRDefault="00F31707">
          <w:pPr>
            <w:autoSpaceDE w:val="0"/>
            <w:autoSpaceDN w:val="0"/>
            <w:ind w:hanging="640"/>
            <w:divId w:val="598410960"/>
            <w:rPr>
              <w:del w:id="916" w:author="Martin Novák" w:date="2023-03-24T14:33:00Z"/>
              <w:rFonts w:eastAsia="Times New Roman"/>
            </w:rPr>
          </w:pPr>
          <w:del w:id="917" w:author="Martin Novák" w:date="2023-03-24T14:33:00Z">
            <w:r w:rsidDel="004D3E65">
              <w:rPr>
                <w:rFonts w:eastAsia="Times New Roman"/>
              </w:rPr>
              <w:delText xml:space="preserve">[89] </w:delText>
            </w:r>
            <w:r w:rsidDel="004D3E65">
              <w:rPr>
                <w:rFonts w:eastAsia="Times New Roman"/>
              </w:rPr>
              <w:tab/>
            </w:r>
            <w:r w:rsidDel="004D3E65">
              <w:rPr>
                <w:rFonts w:eastAsia="Times New Roman"/>
                <w:i/>
                <w:iCs/>
              </w:rPr>
              <w:delText>Age of Empires Franchise - Official Web Site</w:delText>
            </w:r>
            <w:r w:rsidDel="004D3E65">
              <w:rPr>
                <w:rFonts w:eastAsia="Times New Roman"/>
              </w:rPr>
              <w:delText xml:space="preserve"> [online]. [vid. 2023-03-17]. Dostupné z: https://www.ageofempires.com/</w:delText>
            </w:r>
          </w:del>
        </w:p>
        <w:p w14:paraId="5609A7AA" w14:textId="3152D391" w:rsidR="00F31707" w:rsidDel="004D3E65" w:rsidRDefault="00F31707">
          <w:pPr>
            <w:autoSpaceDE w:val="0"/>
            <w:autoSpaceDN w:val="0"/>
            <w:ind w:hanging="640"/>
            <w:divId w:val="1588538643"/>
            <w:rPr>
              <w:del w:id="918" w:author="Martin Novák" w:date="2023-03-24T14:33:00Z"/>
              <w:rFonts w:eastAsia="Times New Roman"/>
            </w:rPr>
          </w:pPr>
          <w:del w:id="919" w:author="Martin Novák" w:date="2023-03-24T14:33:00Z">
            <w:r w:rsidDel="004D3E65">
              <w:rPr>
                <w:rFonts w:eastAsia="Times New Roman"/>
              </w:rPr>
              <w:delText xml:space="preserve">[90] </w:delText>
            </w:r>
            <w:r w:rsidDel="004D3E65">
              <w:rPr>
                <w:rFonts w:eastAsia="Times New Roman"/>
              </w:rPr>
              <w:tab/>
            </w:r>
            <w:r w:rsidDel="004D3E65">
              <w:rPr>
                <w:rFonts w:eastAsia="Times New Roman"/>
                <w:i/>
                <w:iCs/>
              </w:rPr>
              <w:delText>Cities: Skylines - Paradox Interactive</w:delText>
            </w:r>
            <w:r w:rsidDel="004D3E65">
              <w:rPr>
                <w:rFonts w:eastAsia="Times New Roman"/>
              </w:rPr>
              <w:delText xml:space="preserve"> [online]. [vid. 2023-03-17]. Dostupné z: https://www.paradoxinteractive.com/games/cities-skylines/about</w:delText>
            </w:r>
          </w:del>
        </w:p>
        <w:p w14:paraId="4B721886" w14:textId="0E59A3BE" w:rsidR="00F31707" w:rsidDel="004D3E65" w:rsidRDefault="00F31707">
          <w:pPr>
            <w:autoSpaceDE w:val="0"/>
            <w:autoSpaceDN w:val="0"/>
            <w:ind w:hanging="640"/>
            <w:divId w:val="1343045403"/>
            <w:rPr>
              <w:del w:id="920" w:author="Martin Novák" w:date="2023-03-24T14:33:00Z"/>
              <w:rFonts w:eastAsia="Times New Roman"/>
            </w:rPr>
          </w:pPr>
          <w:del w:id="921" w:author="Martin Novák" w:date="2023-03-24T14:33:00Z">
            <w:r w:rsidDel="004D3E65">
              <w:rPr>
                <w:rFonts w:eastAsia="Times New Roman"/>
              </w:rPr>
              <w:delText xml:space="preserve">[91] </w:delText>
            </w:r>
            <w:r w:rsidDel="004D3E65">
              <w:rPr>
                <w:rFonts w:eastAsia="Times New Roman"/>
              </w:rPr>
              <w:tab/>
            </w:r>
            <w:r w:rsidDel="004D3E65">
              <w:rPr>
                <w:rFonts w:eastAsia="Times New Roman"/>
                <w:i/>
                <w:iCs/>
              </w:rPr>
              <w:delText>RollerCoaster Tycoon: Deluxe - RollerCoaster Tycoon - The Ultimate Theme park Sim</w:delText>
            </w:r>
            <w:r w:rsidDel="004D3E65">
              <w:rPr>
                <w:rFonts w:eastAsia="Times New Roman"/>
              </w:rPr>
              <w:delText xml:space="preserve"> [online]. [vid. 2023-03-17]. Dostupné z: https://www.rollercoastertycoon.com/rollercoaster-tycoon-deluxe/</w:delText>
            </w:r>
          </w:del>
        </w:p>
        <w:p w14:paraId="7323A3F8" w14:textId="5D964046" w:rsidR="00F31707" w:rsidDel="004D3E65" w:rsidRDefault="00F31707">
          <w:pPr>
            <w:autoSpaceDE w:val="0"/>
            <w:autoSpaceDN w:val="0"/>
            <w:ind w:hanging="640"/>
            <w:divId w:val="261230150"/>
            <w:rPr>
              <w:del w:id="922" w:author="Martin Novák" w:date="2023-03-24T14:33:00Z"/>
              <w:rFonts w:eastAsia="Times New Roman"/>
            </w:rPr>
          </w:pPr>
          <w:del w:id="923" w:author="Martin Novák" w:date="2023-03-24T14:33:00Z">
            <w:r w:rsidDel="004D3E65">
              <w:rPr>
                <w:rFonts w:eastAsia="Times New Roman"/>
              </w:rPr>
              <w:delText xml:space="preserve">[92] </w:delText>
            </w:r>
            <w:r w:rsidDel="004D3E65">
              <w:rPr>
                <w:rFonts w:eastAsia="Times New Roman"/>
              </w:rPr>
              <w:tab/>
              <w:delText xml:space="preserve">KOŠŤÁL, Filip. Průvodce herními žánry - válečné strategie – Doupě.cz. </w:delText>
            </w:r>
            <w:r w:rsidDel="004D3E65">
              <w:rPr>
                <w:rFonts w:eastAsia="Times New Roman"/>
                <w:i/>
                <w:iCs/>
              </w:rPr>
              <w:delText>Computer</w:delText>
            </w:r>
            <w:r w:rsidDel="004D3E65">
              <w:rPr>
                <w:rFonts w:eastAsia="Times New Roman"/>
              </w:rPr>
              <w:delText xml:space="preserve"> [online]. 2011 [vid. 2021-08-23]. Dostupné z: https://doupe.zive.cz/clanek/pruvodce-hernimi-zanry---valecne-strategie</w:delText>
            </w:r>
          </w:del>
        </w:p>
        <w:p w14:paraId="39565263" w14:textId="2BF3E76F" w:rsidR="00F31707" w:rsidDel="004D3E65" w:rsidRDefault="00F31707">
          <w:pPr>
            <w:autoSpaceDE w:val="0"/>
            <w:autoSpaceDN w:val="0"/>
            <w:ind w:hanging="640"/>
            <w:divId w:val="332413383"/>
            <w:rPr>
              <w:del w:id="924" w:author="Martin Novák" w:date="2023-03-24T14:33:00Z"/>
              <w:rFonts w:eastAsia="Times New Roman"/>
            </w:rPr>
          </w:pPr>
          <w:del w:id="925" w:author="Martin Novák" w:date="2023-03-24T14:33:00Z">
            <w:r w:rsidDel="004D3E65">
              <w:rPr>
                <w:rFonts w:eastAsia="Times New Roman"/>
              </w:rPr>
              <w:delText xml:space="preserve">[93] </w:delText>
            </w:r>
            <w:r w:rsidDel="004D3E65">
              <w:rPr>
                <w:rFonts w:eastAsia="Times New Roman"/>
              </w:rPr>
              <w:tab/>
            </w:r>
            <w:r w:rsidDel="004D3E65">
              <w:rPr>
                <w:rFonts w:eastAsia="Times New Roman"/>
                <w:i/>
                <w:iCs/>
              </w:rPr>
              <w:delText>DiRT Rally - The official game site</w:delText>
            </w:r>
            <w:r w:rsidDel="004D3E65">
              <w:rPr>
                <w:rFonts w:eastAsia="Times New Roman"/>
              </w:rPr>
              <w:delText xml:space="preserve"> [online]. [vid. 2023-03-18]. Dostupné z: https://dirtgame.com/dirtrally/us/home</w:delText>
            </w:r>
          </w:del>
        </w:p>
        <w:p w14:paraId="3FA36C04" w14:textId="51F4FF91" w:rsidR="00F31707" w:rsidDel="004D3E65" w:rsidRDefault="00F31707">
          <w:pPr>
            <w:autoSpaceDE w:val="0"/>
            <w:autoSpaceDN w:val="0"/>
            <w:ind w:hanging="640"/>
            <w:divId w:val="373888090"/>
            <w:rPr>
              <w:del w:id="926" w:author="Martin Novák" w:date="2023-03-24T14:33:00Z"/>
              <w:rFonts w:eastAsia="Times New Roman"/>
            </w:rPr>
          </w:pPr>
          <w:del w:id="927" w:author="Martin Novák" w:date="2023-03-24T14:33:00Z">
            <w:r w:rsidDel="004D3E65">
              <w:rPr>
                <w:rFonts w:eastAsia="Times New Roman"/>
              </w:rPr>
              <w:delText xml:space="preserve">[94] </w:delText>
            </w:r>
            <w:r w:rsidDel="004D3E65">
              <w:rPr>
                <w:rFonts w:eastAsia="Times New Roman"/>
              </w:rPr>
              <w:tab/>
            </w:r>
            <w:r w:rsidDel="004D3E65">
              <w:rPr>
                <w:rFonts w:eastAsia="Times New Roman"/>
                <w:i/>
                <w:iCs/>
              </w:rPr>
              <w:delText>Need for Speed Video Games - Official EA Site</w:delText>
            </w:r>
            <w:r w:rsidDel="004D3E65">
              <w:rPr>
                <w:rFonts w:eastAsia="Times New Roman"/>
              </w:rPr>
              <w:delText xml:space="preserve"> [online]. [vid. 2023-03-18]. Dostupné z: https://www.ea.com/games/need-for-speed</w:delText>
            </w:r>
          </w:del>
        </w:p>
        <w:p w14:paraId="7B73BD4D" w14:textId="6FE1823A" w:rsidR="00F31707" w:rsidDel="004D3E65" w:rsidRDefault="00F31707">
          <w:pPr>
            <w:autoSpaceDE w:val="0"/>
            <w:autoSpaceDN w:val="0"/>
            <w:ind w:hanging="640"/>
            <w:divId w:val="1072891077"/>
            <w:rPr>
              <w:del w:id="928" w:author="Martin Novák" w:date="2023-03-24T14:33:00Z"/>
              <w:rFonts w:eastAsia="Times New Roman"/>
            </w:rPr>
          </w:pPr>
          <w:del w:id="929" w:author="Martin Novák" w:date="2023-03-24T14:33:00Z">
            <w:r w:rsidDel="004D3E65">
              <w:rPr>
                <w:rFonts w:eastAsia="Times New Roman"/>
              </w:rPr>
              <w:delText xml:space="preserve">[95] </w:delText>
            </w:r>
            <w:r w:rsidDel="004D3E65">
              <w:rPr>
                <w:rFonts w:eastAsia="Times New Roman"/>
              </w:rPr>
              <w:tab/>
            </w:r>
            <w:r w:rsidDel="004D3E65">
              <w:rPr>
                <w:rFonts w:eastAsia="Times New Roman"/>
                <w:i/>
                <w:iCs/>
              </w:rPr>
              <w:delText>Home - Redout 2 - The Fastest Racing Game in the Universe</w:delText>
            </w:r>
            <w:r w:rsidDel="004D3E65">
              <w:rPr>
                <w:rFonts w:eastAsia="Times New Roman"/>
              </w:rPr>
              <w:delText xml:space="preserve"> [online]. [vid. 2023-03-18]. Dostupné z: https://redout.games/redout2/</w:delText>
            </w:r>
          </w:del>
        </w:p>
        <w:p w14:paraId="223229BC" w14:textId="4B654BF1" w:rsidR="00F31707" w:rsidDel="004D3E65" w:rsidRDefault="00F31707">
          <w:pPr>
            <w:autoSpaceDE w:val="0"/>
            <w:autoSpaceDN w:val="0"/>
            <w:ind w:hanging="640"/>
            <w:divId w:val="2020961475"/>
            <w:rPr>
              <w:del w:id="930" w:author="Martin Novák" w:date="2023-03-24T14:33:00Z"/>
              <w:rFonts w:eastAsia="Times New Roman"/>
            </w:rPr>
          </w:pPr>
          <w:del w:id="931" w:author="Martin Novák" w:date="2023-03-24T14:33:00Z">
            <w:r w:rsidDel="004D3E65">
              <w:rPr>
                <w:rFonts w:eastAsia="Times New Roman"/>
              </w:rPr>
              <w:delText xml:space="preserve">[96] </w:delText>
            </w:r>
            <w:r w:rsidDel="004D3E65">
              <w:rPr>
                <w:rFonts w:eastAsia="Times New Roman"/>
              </w:rPr>
              <w:tab/>
            </w:r>
            <w:r w:rsidDel="004D3E65">
              <w:rPr>
                <w:rFonts w:eastAsia="Times New Roman"/>
                <w:i/>
                <w:iCs/>
              </w:rPr>
              <w:delText>Bugbear Entertainment | Drive hard</w:delText>
            </w:r>
            <w:r w:rsidDel="004D3E65">
              <w:rPr>
                <w:rFonts w:eastAsia="Times New Roman"/>
              </w:rPr>
              <w:delText xml:space="preserve"> [online]. [vid. 2023-03-18]. Dostupné z: https://bugbeargames.com/</w:delText>
            </w:r>
          </w:del>
        </w:p>
        <w:p w14:paraId="7977E763" w14:textId="37FC07F6" w:rsidR="00F31707" w:rsidDel="004D3E65" w:rsidRDefault="00F31707">
          <w:pPr>
            <w:autoSpaceDE w:val="0"/>
            <w:autoSpaceDN w:val="0"/>
            <w:ind w:hanging="640"/>
            <w:divId w:val="652216198"/>
            <w:rPr>
              <w:del w:id="932" w:author="Martin Novák" w:date="2023-03-24T14:33:00Z"/>
              <w:rFonts w:eastAsia="Times New Roman"/>
            </w:rPr>
          </w:pPr>
          <w:del w:id="933" w:author="Martin Novák" w:date="2023-03-24T14:33:00Z">
            <w:r w:rsidDel="004D3E65">
              <w:rPr>
                <w:rFonts w:eastAsia="Times New Roman"/>
              </w:rPr>
              <w:delText xml:space="preserve">[97] </w:delText>
            </w:r>
            <w:r w:rsidDel="004D3E65">
              <w:rPr>
                <w:rFonts w:eastAsia="Times New Roman"/>
              </w:rPr>
              <w:tab/>
            </w:r>
            <w:r w:rsidDel="004D3E65">
              <w:rPr>
                <w:rFonts w:eastAsia="Times New Roman"/>
                <w:i/>
                <w:iCs/>
              </w:rPr>
              <w:delText>Asphalt 9: Legends - Arcade Racing | Asphalt Legends</w:delText>
            </w:r>
            <w:r w:rsidDel="004D3E65">
              <w:rPr>
                <w:rFonts w:eastAsia="Times New Roman"/>
              </w:rPr>
              <w:delText xml:space="preserve"> [online]. [vid. 2023-03-18]. Dostupné z: https://asphaltlegends.com/</w:delText>
            </w:r>
          </w:del>
        </w:p>
        <w:p w14:paraId="07F4B5DB" w14:textId="3BCCEF0A" w:rsidR="00F31707" w:rsidDel="004D3E65" w:rsidRDefault="00F31707">
          <w:pPr>
            <w:autoSpaceDE w:val="0"/>
            <w:autoSpaceDN w:val="0"/>
            <w:ind w:hanging="640"/>
            <w:divId w:val="513887310"/>
            <w:rPr>
              <w:del w:id="934" w:author="Martin Novák" w:date="2023-03-24T14:33:00Z"/>
              <w:rFonts w:eastAsia="Times New Roman"/>
            </w:rPr>
          </w:pPr>
          <w:del w:id="935" w:author="Martin Novák" w:date="2023-03-24T14:33:00Z">
            <w:r w:rsidDel="004D3E65">
              <w:rPr>
                <w:rFonts w:eastAsia="Times New Roman"/>
              </w:rPr>
              <w:delText xml:space="preserve">[98] </w:delText>
            </w:r>
            <w:r w:rsidDel="004D3E65">
              <w:rPr>
                <w:rFonts w:eastAsia="Times New Roman"/>
              </w:rPr>
              <w:tab/>
              <w:delText xml:space="preserve">INDIAN. </w:delText>
            </w:r>
            <w:r w:rsidDel="004D3E65">
              <w:rPr>
                <w:rFonts w:eastAsia="Times New Roman"/>
                <w:i/>
                <w:iCs/>
              </w:rPr>
              <w:delText>Wreckfest - Recenze - YouTube</w:delText>
            </w:r>
            <w:r w:rsidDel="004D3E65">
              <w:rPr>
                <w:rFonts w:eastAsia="Times New Roman"/>
              </w:rPr>
              <w:delText xml:space="preserve"> [online]. [vid. 2023-03-18]. Dostupné z: https://www.youtube.com/watch?v=3_3nvi1vsZ4</w:delText>
            </w:r>
          </w:del>
        </w:p>
        <w:p w14:paraId="51F153D2" w14:textId="0A56891B" w:rsidR="00F31707" w:rsidDel="004D3E65" w:rsidRDefault="00F31707">
          <w:pPr>
            <w:autoSpaceDE w:val="0"/>
            <w:autoSpaceDN w:val="0"/>
            <w:ind w:hanging="640"/>
            <w:divId w:val="1492601145"/>
            <w:rPr>
              <w:del w:id="936" w:author="Martin Novák" w:date="2023-03-24T14:33:00Z"/>
              <w:rFonts w:eastAsia="Times New Roman"/>
            </w:rPr>
          </w:pPr>
          <w:del w:id="937" w:author="Martin Novák" w:date="2023-03-24T14:33:00Z">
            <w:r w:rsidDel="004D3E65">
              <w:rPr>
                <w:rFonts w:eastAsia="Times New Roman"/>
              </w:rPr>
              <w:delText xml:space="preserve">[99] </w:delText>
            </w:r>
            <w:r w:rsidDel="004D3E65">
              <w:rPr>
                <w:rFonts w:eastAsia="Times New Roman"/>
              </w:rPr>
              <w:tab/>
            </w:r>
            <w:r w:rsidDel="004D3E65">
              <w:rPr>
                <w:rFonts w:eastAsia="Times New Roman"/>
                <w:i/>
                <w:iCs/>
              </w:rPr>
              <w:delText>O HŘE | BLACKHOLE :: PC, MAC, LINUX :: 2D Platfomer</w:delText>
            </w:r>
            <w:r w:rsidDel="004D3E65">
              <w:rPr>
                <w:rFonts w:eastAsia="Times New Roman"/>
              </w:rPr>
              <w:delText xml:space="preserve"> [online]. [vid. 2021-12-03]. Dostupné z: https://blackhole-game.com/cs/o-hre</w:delText>
            </w:r>
          </w:del>
        </w:p>
        <w:p w14:paraId="32298126" w14:textId="63B9BDBE" w:rsidR="00F31707" w:rsidDel="004D3E65" w:rsidRDefault="00F31707">
          <w:pPr>
            <w:autoSpaceDE w:val="0"/>
            <w:autoSpaceDN w:val="0"/>
            <w:ind w:hanging="640"/>
            <w:divId w:val="455562965"/>
            <w:rPr>
              <w:del w:id="938" w:author="Martin Novák" w:date="2023-03-24T14:33:00Z"/>
              <w:rFonts w:eastAsia="Times New Roman"/>
            </w:rPr>
          </w:pPr>
          <w:del w:id="939" w:author="Martin Novák" w:date="2023-03-24T14:33:00Z">
            <w:r w:rsidDel="004D3E65">
              <w:rPr>
                <w:rFonts w:eastAsia="Times New Roman"/>
              </w:rPr>
              <w:delText xml:space="preserve">[100] </w:delText>
            </w:r>
            <w:r w:rsidDel="004D3E65">
              <w:rPr>
                <w:rFonts w:eastAsia="Times New Roman"/>
              </w:rPr>
              <w:tab/>
              <w:delText xml:space="preserve">IAMTIMCOREY. </w:delText>
            </w:r>
            <w:r w:rsidDel="004D3E65">
              <w:rPr>
                <w:rFonts w:eastAsia="Times New Roman"/>
                <w:i/>
                <w:iCs/>
              </w:rPr>
              <w:delText>WinForm vs WPF vs UWP vs Console - The C# Desktop UI Showdown (and the future with .NET 5)</w:delText>
            </w:r>
            <w:r w:rsidDel="004D3E65">
              <w:rPr>
                <w:rFonts w:eastAsia="Times New Roman"/>
              </w:rPr>
              <w:delText xml:space="preserve"> [online]. 2019 [vid. 2021-05-03]. Dostupné z: https://www.youtube.com/watch?v=yq0dSkA1vpM</w:delText>
            </w:r>
          </w:del>
        </w:p>
        <w:p w14:paraId="7D4C4AD2" w14:textId="01393418" w:rsidR="00F31707" w:rsidDel="004D3E65" w:rsidRDefault="00F31707">
          <w:pPr>
            <w:autoSpaceDE w:val="0"/>
            <w:autoSpaceDN w:val="0"/>
            <w:ind w:hanging="640"/>
            <w:divId w:val="1573852448"/>
            <w:rPr>
              <w:del w:id="940" w:author="Martin Novák" w:date="2023-03-24T14:33:00Z"/>
              <w:rFonts w:eastAsia="Times New Roman"/>
            </w:rPr>
          </w:pPr>
          <w:del w:id="941" w:author="Martin Novák" w:date="2023-03-24T14:33:00Z">
            <w:r w:rsidDel="004D3E65">
              <w:rPr>
                <w:rFonts w:eastAsia="Times New Roman"/>
              </w:rPr>
              <w:delText xml:space="preserve">[101] </w:delText>
            </w:r>
            <w:r w:rsidDel="004D3E65">
              <w:rPr>
                <w:rFonts w:eastAsia="Times New Roman"/>
              </w:rPr>
              <w:tab/>
            </w:r>
            <w:r w:rsidDel="004D3E65">
              <w:rPr>
                <w:rFonts w:eastAsia="Times New Roman"/>
                <w:i/>
                <w:iCs/>
              </w:rPr>
              <w:delText>DirectX graphics and gaming - Win32 apps | Microsoft Docs</w:delText>
            </w:r>
            <w:r w:rsidDel="004D3E65">
              <w:rPr>
                <w:rFonts w:eastAsia="Times New Roman"/>
              </w:rPr>
              <w:delText xml:space="preserve"> [online]. [vid. 2021-11-12]. Dostupné z: https://docs.microsoft.com/en-us/windows/win32/directx</w:delText>
            </w:r>
          </w:del>
        </w:p>
        <w:p w14:paraId="72DF4715" w14:textId="1CD8C061" w:rsidR="00F31707" w:rsidDel="004D3E65" w:rsidRDefault="00F31707">
          <w:pPr>
            <w:autoSpaceDE w:val="0"/>
            <w:autoSpaceDN w:val="0"/>
            <w:ind w:hanging="640"/>
            <w:divId w:val="1775781831"/>
            <w:rPr>
              <w:del w:id="942" w:author="Martin Novák" w:date="2023-03-24T14:33:00Z"/>
              <w:rFonts w:eastAsia="Times New Roman"/>
            </w:rPr>
          </w:pPr>
          <w:del w:id="943" w:author="Martin Novák" w:date="2023-03-24T14:33:00Z">
            <w:r w:rsidDel="004D3E65">
              <w:rPr>
                <w:rFonts w:eastAsia="Times New Roman"/>
              </w:rPr>
              <w:delText xml:space="preserve">[102] </w:delText>
            </w:r>
            <w:r w:rsidDel="004D3E65">
              <w:rPr>
                <w:rFonts w:eastAsia="Times New Roman"/>
              </w:rPr>
              <w:tab/>
            </w:r>
            <w:r w:rsidDel="004D3E65">
              <w:rPr>
                <w:rFonts w:eastAsia="Times New Roman"/>
                <w:i/>
                <w:iCs/>
              </w:rPr>
              <w:delText>[MS-XAML]: Xaml Object Mapping Specification 2006 Intellectual Property Rights Notice for Open Specifications Documentation</w:delText>
            </w:r>
            <w:r w:rsidDel="004D3E65">
              <w:rPr>
                <w:rFonts w:eastAsia="Times New Roman"/>
              </w:rPr>
              <w:delText xml:space="preserve"> [online]. 2008 [vid. 2021-10-16]. Dostupné z: http://download.microsoft.com/download/0/A/6/0A6F7755-9AF5-448B-907D-13985ACCF53E/%5BMS-XAML%5D.pdf</w:delText>
            </w:r>
          </w:del>
        </w:p>
        <w:p w14:paraId="7AB6E6F0" w14:textId="503342DB" w:rsidR="00F31707" w:rsidDel="004D3E65" w:rsidRDefault="00F31707">
          <w:pPr>
            <w:autoSpaceDE w:val="0"/>
            <w:autoSpaceDN w:val="0"/>
            <w:ind w:hanging="640"/>
            <w:divId w:val="1143354720"/>
            <w:rPr>
              <w:del w:id="944" w:author="Martin Novák" w:date="2023-03-24T14:33:00Z"/>
              <w:rFonts w:eastAsia="Times New Roman"/>
            </w:rPr>
          </w:pPr>
          <w:del w:id="945" w:author="Martin Novák" w:date="2023-03-24T14:33:00Z">
            <w:r w:rsidDel="004D3E65">
              <w:rPr>
                <w:rFonts w:eastAsia="Times New Roman"/>
              </w:rPr>
              <w:delText xml:space="preserve">[103] </w:delText>
            </w:r>
            <w:r w:rsidDel="004D3E65">
              <w:rPr>
                <w:rFonts w:eastAsia="Times New Roman"/>
              </w:rPr>
              <w:tab/>
              <w:delText xml:space="preserve">MICROSOFT. </w:delText>
            </w:r>
            <w:r w:rsidDel="004D3E65">
              <w:rPr>
                <w:rFonts w:eastAsia="Times New Roman"/>
                <w:i/>
                <w:iCs/>
              </w:rPr>
              <w:delText>Xamarin | Open-source mobile app platform for .NET</w:delText>
            </w:r>
            <w:r w:rsidDel="004D3E65">
              <w:rPr>
                <w:rFonts w:eastAsia="Times New Roman"/>
              </w:rPr>
              <w:delText xml:space="preserve"> [online]. [vid. 2021-10-03]. Dostupné z: https://dotnet.microsoft.com/apps/xamarin</w:delText>
            </w:r>
          </w:del>
        </w:p>
        <w:p w14:paraId="55C67E32" w14:textId="09FD5743" w:rsidR="00F31707" w:rsidDel="004D3E65" w:rsidRDefault="00F31707">
          <w:pPr>
            <w:autoSpaceDE w:val="0"/>
            <w:autoSpaceDN w:val="0"/>
            <w:ind w:hanging="640"/>
            <w:divId w:val="1163205497"/>
            <w:rPr>
              <w:del w:id="946" w:author="Martin Novák" w:date="2023-03-24T14:33:00Z"/>
              <w:rFonts w:eastAsia="Times New Roman"/>
            </w:rPr>
          </w:pPr>
          <w:del w:id="947" w:author="Martin Novák" w:date="2023-03-24T14:33:00Z">
            <w:r w:rsidDel="004D3E65">
              <w:rPr>
                <w:rFonts w:eastAsia="Times New Roman"/>
              </w:rPr>
              <w:delText xml:space="preserve">[104] </w:delText>
            </w:r>
            <w:r w:rsidDel="004D3E65">
              <w:rPr>
                <w:rFonts w:eastAsia="Times New Roman"/>
              </w:rPr>
              <w:tab/>
              <w:delText xml:space="preserve">DOCS.MICROSOFT.COM. </w:delText>
            </w:r>
            <w:r w:rsidDel="004D3E65">
              <w:rPr>
                <w:rFonts w:eastAsia="Times New Roman"/>
                <w:i/>
                <w:iCs/>
              </w:rPr>
              <w:delText>Xamarin.Essentials - Xamarin | Microsoft Docs</w:delText>
            </w:r>
            <w:r w:rsidDel="004D3E65">
              <w:rPr>
                <w:rFonts w:eastAsia="Times New Roman"/>
              </w:rPr>
              <w:delText xml:space="preserve"> [online]. [vid. 2021-10-05]. Dostupné z: https://docs.microsoft.com/en-us/xamarin/essentials/?WT.mc_id=dotnet-35129-website</w:delText>
            </w:r>
          </w:del>
        </w:p>
        <w:p w14:paraId="3AE42B7E" w14:textId="4426490D" w:rsidR="00F31707" w:rsidDel="004D3E65" w:rsidRDefault="00F31707">
          <w:pPr>
            <w:autoSpaceDE w:val="0"/>
            <w:autoSpaceDN w:val="0"/>
            <w:ind w:hanging="640"/>
            <w:divId w:val="1918712910"/>
            <w:rPr>
              <w:del w:id="948" w:author="Martin Novák" w:date="2023-03-24T14:33:00Z"/>
              <w:rFonts w:eastAsia="Times New Roman"/>
            </w:rPr>
          </w:pPr>
          <w:del w:id="949" w:author="Martin Novák" w:date="2023-03-24T14:33:00Z">
            <w:r w:rsidDel="004D3E65">
              <w:rPr>
                <w:rFonts w:eastAsia="Times New Roman"/>
              </w:rPr>
              <w:delText xml:space="preserve">[105] </w:delText>
            </w:r>
            <w:r w:rsidDel="004D3E65">
              <w:rPr>
                <w:rFonts w:eastAsia="Times New Roman"/>
              </w:rPr>
              <w:tab/>
              <w:delText xml:space="preserve">DOCS.MICROSOFT.COM. </w:delText>
            </w:r>
            <w:r w:rsidDel="004D3E65">
              <w:rPr>
                <w:rFonts w:eastAsia="Times New Roman"/>
                <w:i/>
                <w:iCs/>
              </w:rPr>
              <w:delText>Xamarin.Forms Views - Xamarin | Microsoft Docs</w:delText>
            </w:r>
            <w:r w:rsidDel="004D3E65">
              <w:rPr>
                <w:rFonts w:eastAsia="Times New Roman"/>
              </w:rPr>
              <w:delText xml:space="preserve"> [online]. [vid. 2021-10-04]. Dostupné z: https://docs.microsoft.com/en-us/xamarin/xamarin-forms/user-interface/controls/views?WT.mc_id=dotnet-35129-website</w:delText>
            </w:r>
          </w:del>
        </w:p>
        <w:p w14:paraId="5E6546C1" w14:textId="1DFED9D2" w:rsidR="00F31707" w:rsidDel="004D3E65" w:rsidRDefault="00F31707">
          <w:pPr>
            <w:autoSpaceDE w:val="0"/>
            <w:autoSpaceDN w:val="0"/>
            <w:ind w:hanging="640"/>
            <w:divId w:val="348409445"/>
            <w:rPr>
              <w:del w:id="950" w:author="Martin Novák" w:date="2023-03-24T14:33:00Z"/>
              <w:rFonts w:eastAsia="Times New Roman"/>
            </w:rPr>
          </w:pPr>
          <w:del w:id="951" w:author="Martin Novák" w:date="2023-03-24T14:33:00Z">
            <w:r w:rsidDel="004D3E65">
              <w:rPr>
                <w:rFonts w:eastAsia="Times New Roman"/>
              </w:rPr>
              <w:delText xml:space="preserve">[106] </w:delText>
            </w:r>
            <w:r w:rsidDel="004D3E65">
              <w:rPr>
                <w:rFonts w:eastAsia="Times New Roman"/>
              </w:rPr>
              <w:tab/>
              <w:delText xml:space="preserve">MONOGAMES. </w:delText>
            </w:r>
            <w:r w:rsidDel="004D3E65">
              <w:rPr>
                <w:rFonts w:eastAsia="Times New Roman"/>
                <w:i/>
                <w:iCs/>
              </w:rPr>
              <w:delText>About | MonoGame</w:delText>
            </w:r>
            <w:r w:rsidDel="004D3E65">
              <w:rPr>
                <w:rFonts w:eastAsia="Times New Roman"/>
              </w:rPr>
              <w:delText xml:space="preserve"> [online]. [vid. 2021-10-05]. Dostupné z: https://www.monogame.net/about/</w:delText>
            </w:r>
          </w:del>
        </w:p>
        <w:p w14:paraId="6E584CFA" w14:textId="178173BA" w:rsidR="00F31707" w:rsidDel="004D3E65" w:rsidRDefault="00F31707">
          <w:pPr>
            <w:autoSpaceDE w:val="0"/>
            <w:autoSpaceDN w:val="0"/>
            <w:ind w:hanging="640"/>
            <w:divId w:val="350256840"/>
            <w:rPr>
              <w:del w:id="952" w:author="Martin Novák" w:date="2023-03-24T14:33:00Z"/>
              <w:rFonts w:eastAsia="Times New Roman"/>
            </w:rPr>
          </w:pPr>
          <w:del w:id="953" w:author="Martin Novák" w:date="2023-03-24T14:33:00Z">
            <w:r w:rsidDel="004D3E65">
              <w:rPr>
                <w:rFonts w:eastAsia="Times New Roman"/>
              </w:rPr>
              <w:delText xml:space="preserve">[107] </w:delText>
            </w:r>
            <w:r w:rsidDel="004D3E65">
              <w:rPr>
                <w:rFonts w:eastAsia="Times New Roman"/>
              </w:rPr>
              <w:tab/>
              <w:delText xml:space="preserve">STRIDE. </w:delText>
            </w:r>
            <w:r w:rsidDel="004D3E65">
              <w:rPr>
                <w:rFonts w:eastAsia="Times New Roman"/>
                <w:i/>
                <w:iCs/>
              </w:rPr>
              <w:delText>Stride Game Engine</w:delText>
            </w:r>
            <w:r w:rsidDel="004D3E65">
              <w:rPr>
                <w:rFonts w:eastAsia="Times New Roman"/>
              </w:rPr>
              <w:delText xml:space="preserve"> [online]. [vid. 2021-10-08]. Dostupné z: https://www.stride3d.net/</w:delText>
            </w:r>
          </w:del>
        </w:p>
        <w:p w14:paraId="4C8DFE1E" w14:textId="4F204D80" w:rsidR="00F31707" w:rsidDel="004D3E65" w:rsidRDefault="00F31707">
          <w:pPr>
            <w:autoSpaceDE w:val="0"/>
            <w:autoSpaceDN w:val="0"/>
            <w:ind w:hanging="640"/>
            <w:divId w:val="1619726014"/>
            <w:rPr>
              <w:del w:id="954" w:author="Martin Novák" w:date="2023-03-24T14:33:00Z"/>
              <w:rFonts w:eastAsia="Times New Roman"/>
            </w:rPr>
          </w:pPr>
          <w:del w:id="955" w:author="Martin Novák" w:date="2023-03-24T14:33:00Z">
            <w:r w:rsidDel="004D3E65">
              <w:rPr>
                <w:rFonts w:eastAsia="Times New Roman"/>
              </w:rPr>
              <w:delText xml:space="preserve">[108] </w:delText>
            </w:r>
            <w:r w:rsidDel="004D3E65">
              <w:rPr>
                <w:rFonts w:eastAsia="Times New Roman"/>
              </w:rPr>
              <w:tab/>
              <w:delText xml:space="preserve">DOCS.MICROSOFT.COM. </w:delText>
            </w:r>
            <w:r w:rsidDel="004D3E65">
              <w:rPr>
                <w:rFonts w:eastAsia="Times New Roman"/>
                <w:i/>
                <w:iCs/>
              </w:rPr>
              <w:delText>What is Xamarin? - Xamarin | Microsoft Docs</w:delText>
            </w:r>
            <w:r w:rsidDel="004D3E65">
              <w:rPr>
                <w:rFonts w:eastAsia="Times New Roman"/>
              </w:rPr>
              <w:delText xml:space="preserve"> [online]. [vid. 2021-10-07]. Dostupné z: https://docs.microsoft.com/en-us/xamarin/get-started/what-is-xamarin</w:delText>
            </w:r>
          </w:del>
        </w:p>
        <w:p w14:paraId="7E5AA2EE" w14:textId="0871B182" w:rsidR="00F31707" w:rsidDel="004D3E65" w:rsidRDefault="00F31707">
          <w:pPr>
            <w:autoSpaceDE w:val="0"/>
            <w:autoSpaceDN w:val="0"/>
            <w:ind w:hanging="640"/>
            <w:divId w:val="563104953"/>
            <w:rPr>
              <w:del w:id="956" w:author="Martin Novák" w:date="2023-03-24T14:33:00Z"/>
              <w:rFonts w:eastAsia="Times New Roman"/>
            </w:rPr>
          </w:pPr>
          <w:del w:id="957" w:author="Martin Novák" w:date="2023-03-24T14:33:00Z">
            <w:r w:rsidDel="004D3E65">
              <w:rPr>
                <w:rFonts w:eastAsia="Times New Roman"/>
              </w:rPr>
              <w:delText xml:space="preserve">[109] </w:delText>
            </w:r>
            <w:r w:rsidDel="004D3E65">
              <w:rPr>
                <w:rFonts w:eastAsia="Times New Roman"/>
              </w:rPr>
              <w:tab/>
            </w:r>
            <w:r w:rsidDel="004D3E65">
              <w:rPr>
                <w:rFonts w:eastAsia="Times New Roman"/>
                <w:i/>
                <w:iCs/>
              </w:rPr>
              <w:delText>What’s a Universal Windows Platform (UWP) app? - UWP applications | Microsoft Docs</w:delText>
            </w:r>
            <w:r w:rsidDel="004D3E65">
              <w:rPr>
                <w:rFonts w:eastAsia="Times New Roman"/>
              </w:rPr>
              <w:delText xml:space="preserve"> [online]. [vid. 2021-12-03]. Dostupné z: https://docs.microsoft.com/en-us/windows/uwp/get-started/universal-application-platform-guide</w:delText>
            </w:r>
          </w:del>
        </w:p>
        <w:p w14:paraId="76298316" w14:textId="3DBF6F63" w:rsidR="00F31707" w:rsidDel="004D3E65" w:rsidRDefault="00F31707">
          <w:pPr>
            <w:autoSpaceDE w:val="0"/>
            <w:autoSpaceDN w:val="0"/>
            <w:ind w:hanging="640"/>
            <w:divId w:val="1706834231"/>
            <w:rPr>
              <w:del w:id="958" w:author="Martin Novák" w:date="2023-03-24T14:33:00Z"/>
              <w:rFonts w:eastAsia="Times New Roman"/>
            </w:rPr>
          </w:pPr>
          <w:del w:id="959" w:author="Martin Novák" w:date="2023-03-24T14:33:00Z">
            <w:r w:rsidDel="004D3E65">
              <w:rPr>
                <w:rFonts w:eastAsia="Times New Roman"/>
              </w:rPr>
              <w:delText xml:space="preserve">[110] </w:delText>
            </w:r>
            <w:r w:rsidDel="004D3E65">
              <w:rPr>
                <w:rFonts w:eastAsia="Times New Roman"/>
              </w:rPr>
              <w:tab/>
              <w:delText xml:space="preserve">DEVELOPER.ANDROID.COM. </w:delText>
            </w:r>
            <w:r w:rsidDel="004D3E65">
              <w:rPr>
                <w:rFonts w:eastAsia="Times New Roman"/>
                <w:i/>
                <w:iCs/>
              </w:rPr>
              <w:delText>Meet Android Studio  |  Android Developers</w:delText>
            </w:r>
            <w:r w:rsidDel="004D3E65">
              <w:rPr>
                <w:rFonts w:eastAsia="Times New Roman"/>
              </w:rPr>
              <w:delText xml:space="preserve"> [online]. [vid. 2021-10-16]. Dostupné z: https://developer.android.com/studio/intro</w:delText>
            </w:r>
          </w:del>
        </w:p>
        <w:p w14:paraId="3196E24C" w14:textId="69D66721" w:rsidR="00F31707" w:rsidDel="004D3E65" w:rsidRDefault="00F31707">
          <w:pPr>
            <w:autoSpaceDE w:val="0"/>
            <w:autoSpaceDN w:val="0"/>
            <w:ind w:hanging="640"/>
            <w:divId w:val="171605424"/>
            <w:rPr>
              <w:del w:id="960" w:author="Martin Novák" w:date="2023-03-24T14:33:00Z"/>
              <w:rFonts w:eastAsia="Times New Roman"/>
            </w:rPr>
          </w:pPr>
          <w:del w:id="961" w:author="Martin Novák" w:date="2023-03-24T14:33:00Z">
            <w:r w:rsidDel="004D3E65">
              <w:rPr>
                <w:rFonts w:eastAsia="Times New Roman"/>
              </w:rPr>
              <w:delText xml:space="preserve">[111] </w:delText>
            </w:r>
            <w:r w:rsidDel="004D3E65">
              <w:rPr>
                <w:rFonts w:eastAsia="Times New Roman"/>
              </w:rPr>
              <w:tab/>
              <w:delText xml:space="preserve">DEVELOPER.ANDROID.COM. </w:delText>
            </w:r>
            <w:r w:rsidDel="004D3E65">
              <w:rPr>
                <w:rFonts w:eastAsia="Times New Roman"/>
                <w:i/>
                <w:iCs/>
              </w:rPr>
              <w:delText>Create an Android project  |  Android Developers</w:delText>
            </w:r>
            <w:r w:rsidDel="004D3E65">
              <w:rPr>
                <w:rFonts w:eastAsia="Times New Roman"/>
              </w:rPr>
              <w:delText xml:space="preserve"> [online]. [vid. 2021-10-16]. Dostupné z: https://developer.android.com/training/basics/firstapp/creating-project</w:delText>
            </w:r>
          </w:del>
        </w:p>
        <w:p w14:paraId="04744877" w14:textId="4CEC6BF7" w:rsidR="00F31707" w:rsidDel="004D3E65" w:rsidRDefault="00F31707">
          <w:pPr>
            <w:autoSpaceDE w:val="0"/>
            <w:autoSpaceDN w:val="0"/>
            <w:ind w:hanging="640"/>
            <w:divId w:val="1778482427"/>
            <w:rPr>
              <w:del w:id="962" w:author="Martin Novák" w:date="2023-03-24T14:33:00Z"/>
              <w:rFonts w:eastAsia="Times New Roman"/>
            </w:rPr>
          </w:pPr>
          <w:del w:id="963" w:author="Martin Novák" w:date="2023-03-24T14:33:00Z">
            <w:r w:rsidDel="004D3E65">
              <w:rPr>
                <w:rFonts w:eastAsia="Times New Roman"/>
              </w:rPr>
              <w:delText xml:space="preserve">[112] </w:delText>
            </w:r>
            <w:r w:rsidDel="004D3E65">
              <w:rPr>
                <w:rFonts w:eastAsia="Times New Roman"/>
              </w:rPr>
              <w:tab/>
              <w:delText xml:space="preserve">DEVELOPER.ANDROID.COM. </w:delText>
            </w:r>
            <w:r w:rsidDel="004D3E65">
              <w:rPr>
                <w:rFonts w:eastAsia="Times New Roman"/>
                <w:i/>
                <w:iCs/>
              </w:rPr>
              <w:delText>Run apps on the Android Emulator  |  Android Developers</w:delText>
            </w:r>
            <w:r w:rsidDel="004D3E65">
              <w:rPr>
                <w:rFonts w:eastAsia="Times New Roman"/>
              </w:rPr>
              <w:delText xml:space="preserve"> [online]. [vid. 2021-10-16]. Dostupné z: https://developer.android.com/studio/run/emulator</w:delText>
            </w:r>
          </w:del>
        </w:p>
        <w:p w14:paraId="7C0CC250" w14:textId="508754A6" w:rsidR="00F31707" w:rsidDel="004D3E65" w:rsidRDefault="00F31707">
          <w:pPr>
            <w:autoSpaceDE w:val="0"/>
            <w:autoSpaceDN w:val="0"/>
            <w:ind w:hanging="640"/>
            <w:divId w:val="1701468618"/>
            <w:rPr>
              <w:del w:id="964" w:author="Martin Novák" w:date="2023-03-24T14:33:00Z"/>
              <w:rFonts w:eastAsia="Times New Roman"/>
            </w:rPr>
          </w:pPr>
          <w:del w:id="965" w:author="Martin Novák" w:date="2023-03-24T14:33:00Z">
            <w:r w:rsidDel="004D3E65">
              <w:rPr>
                <w:rFonts w:eastAsia="Times New Roman"/>
              </w:rPr>
              <w:delText>[113] .</w:delText>
            </w:r>
            <w:r w:rsidDel="004D3E65">
              <w:rPr>
                <w:rFonts w:eastAsia="Times New Roman"/>
              </w:rPr>
              <w:tab/>
            </w:r>
            <w:r w:rsidDel="004D3E65">
              <w:rPr>
                <w:rFonts w:eastAsia="Times New Roman"/>
                <w:i/>
                <w:iCs/>
              </w:rPr>
              <w:delText>NET MAUI Release Candidate - Ready for cross-platform app development - .NET Blog</w:delText>
            </w:r>
            <w:r w:rsidDel="004D3E65">
              <w:rPr>
                <w:rFonts w:eastAsia="Times New Roman"/>
              </w:rPr>
              <w:delText xml:space="preserve"> [online]. [vid. 2022-10-14]. Dostupné z: https://devblogs.microsoft.com/dotnet/dotnet-maui-rc-1/</w:delText>
            </w:r>
          </w:del>
        </w:p>
        <w:p w14:paraId="1087630A" w14:textId="1BC257B5" w:rsidR="00F31707" w:rsidDel="004D3E65" w:rsidRDefault="00F31707">
          <w:pPr>
            <w:autoSpaceDE w:val="0"/>
            <w:autoSpaceDN w:val="0"/>
            <w:ind w:hanging="640"/>
            <w:divId w:val="1339966937"/>
            <w:rPr>
              <w:del w:id="966" w:author="Martin Novák" w:date="2023-03-24T14:33:00Z"/>
              <w:rFonts w:eastAsia="Times New Roman"/>
            </w:rPr>
          </w:pPr>
          <w:del w:id="967" w:author="Martin Novák" w:date="2023-03-24T14:33:00Z">
            <w:r w:rsidDel="004D3E65">
              <w:rPr>
                <w:rFonts w:eastAsia="Times New Roman"/>
              </w:rPr>
              <w:delText xml:space="preserve">[114] </w:delText>
            </w:r>
            <w:r w:rsidDel="004D3E65">
              <w:rPr>
                <w:rFonts w:eastAsia="Times New Roman"/>
              </w:rPr>
              <w:tab/>
            </w:r>
            <w:r w:rsidDel="004D3E65">
              <w:rPr>
                <w:rFonts w:eastAsia="Times New Roman"/>
                <w:i/>
                <w:iCs/>
              </w:rPr>
              <w:delText>Visual Studio 2022 version 17.3 Release Notes | Microsoft Learn</w:delText>
            </w:r>
            <w:r w:rsidDel="004D3E65">
              <w:rPr>
                <w:rFonts w:eastAsia="Times New Roman"/>
              </w:rPr>
              <w:delText xml:space="preserve"> [online]. [vid. 2023-01-04]. Dostupné z: https://learn.microsoft.com/en-us/visualstudio/releases/2022/release-notes-v17.3</w:delText>
            </w:r>
          </w:del>
        </w:p>
        <w:p w14:paraId="34EF205E" w14:textId="341F748B" w:rsidR="00F31707" w:rsidDel="004D3E65" w:rsidRDefault="00F31707">
          <w:pPr>
            <w:autoSpaceDE w:val="0"/>
            <w:autoSpaceDN w:val="0"/>
            <w:ind w:hanging="640"/>
            <w:divId w:val="579674814"/>
            <w:rPr>
              <w:del w:id="968" w:author="Martin Novák" w:date="2023-03-24T14:33:00Z"/>
              <w:rFonts w:eastAsia="Times New Roman"/>
            </w:rPr>
          </w:pPr>
          <w:del w:id="969" w:author="Martin Novák" w:date="2023-03-24T14:33:00Z">
            <w:r w:rsidDel="004D3E65">
              <w:rPr>
                <w:rFonts w:eastAsia="Times New Roman"/>
              </w:rPr>
              <w:delText xml:space="preserve">[115] </w:delText>
            </w:r>
            <w:r w:rsidDel="004D3E65">
              <w:rPr>
                <w:rFonts w:eastAsia="Times New Roman"/>
              </w:rPr>
              <w:tab/>
              <w:delText xml:space="preserve">GREGORY, Jason. </w:delText>
            </w:r>
            <w:r w:rsidDel="004D3E65">
              <w:rPr>
                <w:rFonts w:eastAsia="Times New Roman"/>
                <w:i/>
                <w:iCs/>
              </w:rPr>
              <w:delText>Game Engine Architecture, Third Edition</w:delText>
            </w:r>
            <w:r w:rsidDel="004D3E65">
              <w:rPr>
                <w:rFonts w:eastAsia="Times New Roman"/>
              </w:rPr>
              <w:delText xml:space="preserve"> [online]. 2018. ISBN 9781138035454. Dostupné z: doi:10.1201/9781315267845</w:delText>
            </w:r>
          </w:del>
        </w:p>
        <w:p w14:paraId="54B996A8" w14:textId="75A34B68" w:rsidR="00F31707" w:rsidDel="004D3E65" w:rsidRDefault="00F31707">
          <w:pPr>
            <w:autoSpaceDE w:val="0"/>
            <w:autoSpaceDN w:val="0"/>
            <w:ind w:hanging="640"/>
            <w:divId w:val="1591693144"/>
            <w:rPr>
              <w:del w:id="970" w:author="Martin Novák" w:date="2023-03-24T14:33:00Z"/>
              <w:rFonts w:eastAsia="Times New Roman"/>
            </w:rPr>
          </w:pPr>
          <w:del w:id="971" w:author="Martin Novák" w:date="2023-03-24T14:33:00Z">
            <w:r w:rsidDel="004D3E65">
              <w:rPr>
                <w:rFonts w:eastAsia="Times New Roman"/>
              </w:rPr>
              <w:delText xml:space="preserve">[116] </w:delText>
            </w:r>
            <w:r w:rsidDel="004D3E65">
              <w:rPr>
                <w:rFonts w:eastAsia="Times New Roman"/>
              </w:rPr>
              <w:tab/>
              <w:delText xml:space="preserve">UNITY TECHNOLOGIES. </w:delText>
            </w:r>
            <w:r w:rsidDel="004D3E65">
              <w:rPr>
                <w:rFonts w:eastAsia="Times New Roman"/>
                <w:i/>
                <w:iCs/>
              </w:rPr>
              <w:delText>Wondering what Unity is? Find out who we are, where we’ve been and where we’re going | Unity</w:delText>
            </w:r>
            <w:r w:rsidDel="004D3E65">
              <w:rPr>
                <w:rFonts w:eastAsia="Times New Roman"/>
              </w:rPr>
              <w:delText xml:space="preserve"> [online]. [vid. 2021-06-21]. Dostupné z: https://unity.com/our-company</w:delText>
            </w:r>
          </w:del>
        </w:p>
        <w:p w14:paraId="6ED58312" w14:textId="0C35E901" w:rsidR="00F31707" w:rsidDel="004D3E65" w:rsidRDefault="00F31707">
          <w:pPr>
            <w:autoSpaceDE w:val="0"/>
            <w:autoSpaceDN w:val="0"/>
            <w:ind w:hanging="640"/>
            <w:divId w:val="111098616"/>
            <w:rPr>
              <w:del w:id="972" w:author="Martin Novák" w:date="2023-03-24T14:33:00Z"/>
              <w:rFonts w:eastAsia="Times New Roman"/>
            </w:rPr>
          </w:pPr>
          <w:del w:id="973" w:author="Martin Novák" w:date="2023-03-24T14:33:00Z">
            <w:r w:rsidDel="004D3E65">
              <w:rPr>
                <w:rFonts w:eastAsia="Times New Roman"/>
              </w:rPr>
              <w:delText xml:space="preserve">[117] </w:delText>
            </w:r>
            <w:r w:rsidDel="004D3E65">
              <w:rPr>
                <w:rFonts w:eastAsia="Times New Roman"/>
              </w:rPr>
              <w:tab/>
              <w:delText xml:space="preserve">UNITY TECHNOLOGIES. </w:delText>
            </w:r>
            <w:r w:rsidDel="004D3E65">
              <w:rPr>
                <w:rFonts w:eastAsia="Times New Roman"/>
                <w:i/>
                <w:iCs/>
              </w:rPr>
              <w:delText>Reimagine product design and development - YouTube</w:delText>
            </w:r>
            <w:r w:rsidDel="004D3E65">
              <w:rPr>
                <w:rFonts w:eastAsia="Times New Roman"/>
              </w:rPr>
              <w:delText xml:space="preserve"> [online]. [vid. 2021-06-21]. Dostupné z: https://www.youtube.com/watch?v=j_bQf0InYHM</w:delText>
            </w:r>
          </w:del>
        </w:p>
        <w:p w14:paraId="101233CA" w14:textId="3D18007D" w:rsidR="00F31707" w:rsidDel="004D3E65" w:rsidRDefault="00F31707">
          <w:pPr>
            <w:autoSpaceDE w:val="0"/>
            <w:autoSpaceDN w:val="0"/>
            <w:ind w:hanging="640"/>
            <w:divId w:val="1455176926"/>
            <w:rPr>
              <w:del w:id="974" w:author="Martin Novák" w:date="2023-03-24T14:33:00Z"/>
              <w:rFonts w:eastAsia="Times New Roman"/>
            </w:rPr>
          </w:pPr>
          <w:del w:id="975" w:author="Martin Novák" w:date="2023-03-24T14:33:00Z">
            <w:r w:rsidDel="004D3E65">
              <w:rPr>
                <w:rFonts w:eastAsia="Times New Roman"/>
              </w:rPr>
              <w:delText xml:space="preserve">[118] </w:delText>
            </w:r>
            <w:r w:rsidDel="004D3E65">
              <w:rPr>
                <w:rFonts w:eastAsia="Times New Roman"/>
              </w:rPr>
              <w:tab/>
              <w:delText xml:space="preserve">UNITY TECHNOLOGIES. </w:delText>
            </w:r>
            <w:r w:rsidDel="004D3E65">
              <w:rPr>
                <w:rFonts w:eastAsia="Times New Roman"/>
                <w:i/>
                <w:iCs/>
              </w:rPr>
              <w:delText>Create immersive experiences for real-world applications at scale | Unity - YouTube</w:delText>
            </w:r>
            <w:r w:rsidDel="004D3E65">
              <w:rPr>
                <w:rFonts w:eastAsia="Times New Roman"/>
              </w:rPr>
              <w:delText xml:space="preserve"> [online]. [vid. 2021-06-21]. Dostupné z: https://www.youtube.com/watch?v=5VRxVVOIoJs</w:delText>
            </w:r>
          </w:del>
        </w:p>
        <w:p w14:paraId="255995BD" w14:textId="1157AF9C" w:rsidR="00F31707" w:rsidDel="004D3E65" w:rsidRDefault="00F31707">
          <w:pPr>
            <w:autoSpaceDE w:val="0"/>
            <w:autoSpaceDN w:val="0"/>
            <w:ind w:hanging="640"/>
            <w:divId w:val="1035236931"/>
            <w:rPr>
              <w:del w:id="976" w:author="Martin Novák" w:date="2023-03-24T14:33:00Z"/>
              <w:rFonts w:eastAsia="Times New Roman"/>
            </w:rPr>
          </w:pPr>
          <w:del w:id="977" w:author="Martin Novák" w:date="2023-03-24T14:33:00Z">
            <w:r w:rsidDel="004D3E65">
              <w:rPr>
                <w:rFonts w:eastAsia="Times New Roman"/>
              </w:rPr>
              <w:delText xml:space="preserve">[119] </w:delText>
            </w:r>
            <w:r w:rsidDel="004D3E65">
              <w:rPr>
                <w:rFonts w:eastAsia="Times New Roman"/>
              </w:rPr>
              <w:tab/>
              <w:delText xml:space="preserve">UNITY TECHNOLOGIES. </w:delText>
            </w:r>
            <w:r w:rsidDel="004D3E65">
              <w:rPr>
                <w:rFonts w:eastAsia="Times New Roman"/>
                <w:i/>
                <w:iCs/>
              </w:rPr>
              <w:delText>Real Time Animation: Unity for Look Development - YouTube</w:delText>
            </w:r>
            <w:r w:rsidDel="004D3E65">
              <w:rPr>
                <w:rFonts w:eastAsia="Times New Roman"/>
              </w:rPr>
              <w:delText xml:space="preserve"> [online]. [vid. 2021-06-21]. Dostupné z: https://www.youtube.com/watch?v=urew479-Wlw</w:delText>
            </w:r>
          </w:del>
        </w:p>
        <w:p w14:paraId="78D246D4" w14:textId="283A7160" w:rsidR="00F31707" w:rsidDel="004D3E65" w:rsidRDefault="00F31707">
          <w:pPr>
            <w:autoSpaceDE w:val="0"/>
            <w:autoSpaceDN w:val="0"/>
            <w:ind w:hanging="640"/>
            <w:divId w:val="583955794"/>
            <w:rPr>
              <w:del w:id="978" w:author="Martin Novák" w:date="2023-03-24T14:33:00Z"/>
              <w:rFonts w:eastAsia="Times New Roman"/>
            </w:rPr>
          </w:pPr>
          <w:del w:id="979" w:author="Martin Novák" w:date="2023-03-24T14:33:00Z">
            <w:r w:rsidDel="004D3E65">
              <w:rPr>
                <w:rFonts w:eastAsia="Times New Roman"/>
              </w:rPr>
              <w:delText xml:space="preserve">[120] </w:delText>
            </w:r>
            <w:r w:rsidDel="004D3E65">
              <w:rPr>
                <w:rFonts w:eastAsia="Times New Roman"/>
              </w:rPr>
              <w:tab/>
              <w:delText xml:space="preserve">UNITY TECHNOLOGIE. </w:delText>
            </w:r>
            <w:r w:rsidDel="004D3E65">
              <w:rPr>
                <w:rFonts w:eastAsia="Times New Roman"/>
                <w:i/>
                <w:iCs/>
              </w:rPr>
              <w:delText>Compare Unity plans: Pro vs Plus vs Free. Choose the best 2D - 3D engine for your project! - Unity Store</w:delText>
            </w:r>
            <w:r w:rsidDel="004D3E65">
              <w:rPr>
                <w:rFonts w:eastAsia="Times New Roman"/>
              </w:rPr>
              <w:delText xml:space="preserve"> [online]. [vid. 2021-06-23]. Dostupné z: https://store.unity.com/compare-plans?currency=USD</w:delText>
            </w:r>
          </w:del>
        </w:p>
        <w:p w14:paraId="35F424AF" w14:textId="21DE7F26" w:rsidR="00F31707" w:rsidDel="004D3E65" w:rsidRDefault="00F31707">
          <w:pPr>
            <w:autoSpaceDE w:val="0"/>
            <w:autoSpaceDN w:val="0"/>
            <w:ind w:hanging="640"/>
            <w:divId w:val="1888645765"/>
            <w:rPr>
              <w:del w:id="980" w:author="Martin Novák" w:date="2023-03-24T14:33:00Z"/>
              <w:rFonts w:eastAsia="Times New Roman"/>
            </w:rPr>
          </w:pPr>
          <w:del w:id="981" w:author="Martin Novák" w:date="2023-03-24T14:33:00Z">
            <w:r w:rsidDel="004D3E65">
              <w:rPr>
                <w:rFonts w:eastAsia="Times New Roman"/>
              </w:rPr>
              <w:delText xml:space="preserve">[121] </w:delText>
            </w:r>
            <w:r w:rsidDel="004D3E65">
              <w:rPr>
                <w:rFonts w:eastAsia="Times New Roman"/>
              </w:rPr>
              <w:tab/>
            </w:r>
            <w:r w:rsidDel="004D3E65">
              <w:rPr>
                <w:rFonts w:eastAsia="Times New Roman"/>
                <w:i/>
                <w:iCs/>
              </w:rPr>
              <w:delText>What is the best game engine: is Unity right for you? | GamesIndustry.biz</w:delText>
            </w:r>
            <w:r w:rsidDel="004D3E65">
              <w:rPr>
                <w:rFonts w:eastAsia="Times New Roman"/>
              </w:rPr>
              <w:delText xml:space="preserve"> [online]. [vid. 2021-06-20]. Dostupné z: https://www.gamesindustry.biz/articles/2020-01-16-what-is-the-best-game-engine-is-unity-the-right-game-engine-for-you</w:delText>
            </w:r>
          </w:del>
        </w:p>
        <w:p w14:paraId="7230162D" w14:textId="4B6EDE55" w:rsidR="00F31707" w:rsidDel="004D3E65" w:rsidRDefault="00F31707">
          <w:pPr>
            <w:autoSpaceDE w:val="0"/>
            <w:autoSpaceDN w:val="0"/>
            <w:ind w:hanging="640"/>
            <w:divId w:val="2103182793"/>
            <w:rPr>
              <w:del w:id="982" w:author="Martin Novák" w:date="2023-03-24T14:33:00Z"/>
              <w:rFonts w:eastAsia="Times New Roman"/>
            </w:rPr>
          </w:pPr>
          <w:del w:id="983" w:author="Martin Novák" w:date="2023-03-24T14:33:00Z">
            <w:r w:rsidDel="004D3E65">
              <w:rPr>
                <w:rFonts w:eastAsia="Times New Roman"/>
              </w:rPr>
              <w:delText xml:space="preserve">[122] </w:delText>
            </w:r>
            <w:r w:rsidDel="004D3E65">
              <w:rPr>
                <w:rFonts w:eastAsia="Times New Roman"/>
              </w:rPr>
              <w:tab/>
              <w:delText xml:space="preserve">BRACKEYS. </w:delText>
            </w:r>
            <w:r w:rsidDel="004D3E65">
              <w:rPr>
                <w:rFonts w:eastAsia="Times New Roman"/>
                <w:i/>
                <w:iCs/>
              </w:rPr>
              <w:delText>How to make a CUSTOM INSPECTOR in Unity - YouTube</w:delText>
            </w:r>
            <w:r w:rsidDel="004D3E65">
              <w:rPr>
                <w:rFonts w:eastAsia="Times New Roman"/>
              </w:rPr>
              <w:delText xml:space="preserve"> [online]. [vid. 2021-06-21]. Dostupné z: https://www.youtube.com/watch?v=RInUu1_8aGw</w:delText>
            </w:r>
          </w:del>
        </w:p>
        <w:p w14:paraId="39CFBCED" w14:textId="3F608878" w:rsidR="00F31707" w:rsidDel="004D3E65" w:rsidRDefault="00F31707">
          <w:pPr>
            <w:autoSpaceDE w:val="0"/>
            <w:autoSpaceDN w:val="0"/>
            <w:ind w:hanging="640"/>
            <w:divId w:val="2000844214"/>
            <w:rPr>
              <w:del w:id="984" w:author="Martin Novák" w:date="2023-03-24T14:33:00Z"/>
              <w:rFonts w:eastAsia="Times New Roman"/>
            </w:rPr>
          </w:pPr>
          <w:del w:id="985" w:author="Martin Novák" w:date="2023-03-24T14:33:00Z">
            <w:r w:rsidDel="004D3E65">
              <w:rPr>
                <w:rFonts w:eastAsia="Times New Roman"/>
              </w:rPr>
              <w:delText xml:space="preserve">[123] </w:delText>
            </w:r>
            <w:r w:rsidDel="004D3E65">
              <w:rPr>
                <w:rFonts w:eastAsia="Times New Roman"/>
              </w:rPr>
              <w:tab/>
              <w:delText xml:space="preserve">UNITY TECHNOLOGIES. </w:delText>
            </w:r>
            <w:r w:rsidDel="004D3E65">
              <w:rPr>
                <w:rFonts w:eastAsia="Times New Roman"/>
                <w:i/>
                <w:iCs/>
              </w:rPr>
              <w:delText>Made With Unity | Unity</w:delText>
            </w:r>
            <w:r w:rsidDel="004D3E65">
              <w:rPr>
                <w:rFonts w:eastAsia="Times New Roman"/>
              </w:rPr>
              <w:delText xml:space="preserve"> [online]. [vid. 2021-06-21]. Dostupné z: https://unity.com/madewith</w:delText>
            </w:r>
          </w:del>
        </w:p>
        <w:p w14:paraId="718F9E3F" w14:textId="30D49F36" w:rsidR="00F31707" w:rsidDel="004D3E65" w:rsidRDefault="00F31707">
          <w:pPr>
            <w:autoSpaceDE w:val="0"/>
            <w:autoSpaceDN w:val="0"/>
            <w:ind w:hanging="640"/>
            <w:divId w:val="2081899317"/>
            <w:rPr>
              <w:del w:id="986" w:author="Martin Novák" w:date="2023-03-24T14:33:00Z"/>
              <w:rFonts w:eastAsia="Times New Roman"/>
            </w:rPr>
          </w:pPr>
          <w:del w:id="987" w:author="Martin Novák" w:date="2023-03-24T14:33:00Z">
            <w:r w:rsidDel="004D3E65">
              <w:rPr>
                <w:rFonts w:eastAsia="Times New Roman"/>
              </w:rPr>
              <w:delText xml:space="preserve">[124] </w:delText>
            </w:r>
            <w:r w:rsidDel="004D3E65">
              <w:rPr>
                <w:rFonts w:eastAsia="Times New Roman"/>
              </w:rPr>
              <w:tab/>
              <w:delText xml:space="preserve">DICKINSON, Brendan. </w:delText>
            </w:r>
            <w:r w:rsidDel="004D3E65">
              <w:rPr>
                <w:rFonts w:eastAsia="Times New Roman"/>
                <w:i/>
                <w:iCs/>
              </w:rPr>
              <w:delText>Unity VS Unreal Engine in 2021 | What is the best Game Engine?</w:delText>
            </w:r>
            <w:r w:rsidDel="004D3E65">
              <w:rPr>
                <w:rFonts w:eastAsia="Times New Roman"/>
              </w:rPr>
              <w:delText xml:space="preserve"> [online]. 2021. Dostupné z: https://www.youtube.com/watch?v=jjUsSL4T3ig</w:delText>
            </w:r>
          </w:del>
        </w:p>
        <w:p w14:paraId="2DB6C209" w14:textId="491A1EC4" w:rsidR="00F31707" w:rsidDel="004D3E65" w:rsidRDefault="00F31707">
          <w:pPr>
            <w:autoSpaceDE w:val="0"/>
            <w:autoSpaceDN w:val="0"/>
            <w:ind w:hanging="640"/>
            <w:divId w:val="1683777052"/>
            <w:rPr>
              <w:del w:id="988" w:author="Martin Novák" w:date="2023-03-24T14:33:00Z"/>
              <w:rFonts w:eastAsia="Times New Roman"/>
            </w:rPr>
          </w:pPr>
          <w:del w:id="989" w:author="Martin Novák" w:date="2023-03-24T14:33:00Z">
            <w:r w:rsidDel="004D3E65">
              <w:rPr>
                <w:rFonts w:eastAsia="Times New Roman"/>
              </w:rPr>
              <w:delText xml:space="preserve">[125] </w:delText>
            </w:r>
            <w:r w:rsidDel="004D3E65">
              <w:rPr>
                <w:rFonts w:eastAsia="Times New Roman"/>
              </w:rPr>
              <w:tab/>
              <w:delText xml:space="preserve">DOCS.UNITY3D.COM. </w:delText>
            </w:r>
            <w:r w:rsidDel="004D3E65">
              <w:rPr>
                <w:rFonts w:eastAsia="Times New Roman"/>
                <w:i/>
                <w:iCs/>
              </w:rPr>
              <w:delText>Unity - Scripting API: MonoBehaviour.FixedUpdate()</w:delText>
            </w:r>
            <w:r w:rsidDel="004D3E65">
              <w:rPr>
                <w:rFonts w:eastAsia="Times New Roman"/>
              </w:rPr>
              <w:delText xml:space="preserve"> [online]. [vid. 2021-09-04]. Dostupné z: https://docs.unity3d.com/ScriptReference/MonoBehaviour.FixedUpdate.html</w:delText>
            </w:r>
          </w:del>
        </w:p>
        <w:p w14:paraId="573EA384" w14:textId="7D2E815B" w:rsidR="00F31707" w:rsidDel="004D3E65" w:rsidRDefault="00F31707">
          <w:pPr>
            <w:autoSpaceDE w:val="0"/>
            <w:autoSpaceDN w:val="0"/>
            <w:ind w:hanging="640"/>
            <w:divId w:val="1878469471"/>
            <w:rPr>
              <w:del w:id="990" w:author="Martin Novák" w:date="2023-03-24T14:33:00Z"/>
              <w:rFonts w:eastAsia="Times New Roman"/>
            </w:rPr>
          </w:pPr>
          <w:del w:id="991" w:author="Martin Novák" w:date="2023-03-24T14:33:00Z">
            <w:r w:rsidDel="004D3E65">
              <w:rPr>
                <w:rFonts w:eastAsia="Times New Roman"/>
              </w:rPr>
              <w:delText xml:space="preserve">[126] </w:delText>
            </w:r>
            <w:r w:rsidDel="004D3E65">
              <w:rPr>
                <w:rFonts w:eastAsia="Times New Roman"/>
              </w:rPr>
              <w:tab/>
              <w:delText xml:space="preserve">DOCS.UNITY3D.COM. </w:delText>
            </w:r>
            <w:r w:rsidDel="004D3E65">
              <w:rPr>
                <w:rFonts w:eastAsia="Times New Roman"/>
                <w:i/>
                <w:iCs/>
              </w:rPr>
              <w:delText>Unity - Scripting API: Debug</w:delText>
            </w:r>
            <w:r w:rsidDel="004D3E65">
              <w:rPr>
                <w:rFonts w:eastAsia="Times New Roman"/>
              </w:rPr>
              <w:delText xml:space="preserve"> [online]. [vid. 2021-09-19]. Dostupné z: https://docs.unity3d.com/ScriptReference/Debug.html</w:delText>
            </w:r>
          </w:del>
        </w:p>
        <w:p w14:paraId="1913ED66" w14:textId="5E22C7EC" w:rsidR="00F31707" w:rsidDel="004D3E65" w:rsidRDefault="00F31707">
          <w:pPr>
            <w:autoSpaceDE w:val="0"/>
            <w:autoSpaceDN w:val="0"/>
            <w:ind w:hanging="640"/>
            <w:divId w:val="1819684828"/>
            <w:rPr>
              <w:del w:id="992" w:author="Martin Novák" w:date="2023-03-24T14:33:00Z"/>
              <w:rFonts w:eastAsia="Times New Roman"/>
            </w:rPr>
          </w:pPr>
          <w:del w:id="993" w:author="Martin Novák" w:date="2023-03-24T14:33:00Z">
            <w:r w:rsidDel="004D3E65">
              <w:rPr>
                <w:rFonts w:eastAsia="Times New Roman"/>
              </w:rPr>
              <w:delText xml:space="preserve">[127] </w:delText>
            </w:r>
            <w:r w:rsidDel="004D3E65">
              <w:rPr>
                <w:rFonts w:eastAsia="Times New Roman"/>
              </w:rPr>
              <w:tab/>
              <w:delText xml:space="preserve">DOCS.UNITY3D.COM. </w:delText>
            </w:r>
            <w:r w:rsidDel="004D3E65">
              <w:rPr>
                <w:rFonts w:eastAsia="Times New Roman"/>
                <w:i/>
                <w:iCs/>
              </w:rPr>
              <w:delText>Unity - Manual: Prefabs</w:delText>
            </w:r>
            <w:r w:rsidDel="004D3E65">
              <w:rPr>
                <w:rFonts w:eastAsia="Times New Roman"/>
              </w:rPr>
              <w:delText xml:space="preserve"> [online]. [vid. 2021-09-04]. Dostupné z: https://docs.unity3d.com/Manual/Prefabs.html</w:delText>
            </w:r>
          </w:del>
        </w:p>
        <w:p w14:paraId="2C8731DB" w14:textId="4ADADA01" w:rsidR="00F31707" w:rsidDel="004D3E65" w:rsidRDefault="00F31707">
          <w:pPr>
            <w:autoSpaceDE w:val="0"/>
            <w:autoSpaceDN w:val="0"/>
            <w:ind w:hanging="640"/>
            <w:divId w:val="411700707"/>
            <w:rPr>
              <w:del w:id="994" w:author="Martin Novák" w:date="2023-03-24T14:33:00Z"/>
              <w:rFonts w:eastAsia="Times New Roman"/>
            </w:rPr>
          </w:pPr>
          <w:del w:id="995" w:author="Martin Novák" w:date="2023-03-24T14:33:00Z">
            <w:r w:rsidDel="004D3E65">
              <w:rPr>
                <w:rFonts w:eastAsia="Times New Roman"/>
              </w:rPr>
              <w:delText xml:space="preserve">[128] </w:delText>
            </w:r>
            <w:r w:rsidDel="004D3E65">
              <w:rPr>
                <w:rFonts w:eastAsia="Times New Roman"/>
              </w:rPr>
              <w:tab/>
              <w:delText xml:space="preserve">SOCIAMIX. </w:delText>
            </w:r>
            <w:r w:rsidDel="004D3E65">
              <w:rPr>
                <w:rFonts w:eastAsia="Times New Roman"/>
                <w:i/>
                <w:iCs/>
              </w:rPr>
              <w:delText>10 mins GameDev tips - Quaternions - YouTube</w:delText>
            </w:r>
            <w:r w:rsidDel="004D3E65">
              <w:rPr>
                <w:rFonts w:eastAsia="Times New Roman"/>
              </w:rPr>
              <w:delText xml:space="preserve"> [online]. [vid. 2021-09-20]. Dostupné z: https://www.youtube.com/watch?v=1yoFjjJRnLY</w:delText>
            </w:r>
          </w:del>
        </w:p>
        <w:p w14:paraId="59906331" w14:textId="512CA207" w:rsidR="00F31707" w:rsidDel="004D3E65" w:rsidRDefault="00F31707">
          <w:pPr>
            <w:autoSpaceDE w:val="0"/>
            <w:autoSpaceDN w:val="0"/>
            <w:ind w:hanging="640"/>
            <w:divId w:val="1317220212"/>
            <w:rPr>
              <w:del w:id="996" w:author="Martin Novák" w:date="2023-03-24T14:33:00Z"/>
              <w:rFonts w:eastAsia="Times New Roman"/>
            </w:rPr>
          </w:pPr>
          <w:del w:id="997" w:author="Martin Novák" w:date="2023-03-24T14:33:00Z">
            <w:r w:rsidDel="004D3E65">
              <w:rPr>
                <w:rFonts w:eastAsia="Times New Roman"/>
              </w:rPr>
              <w:delText xml:space="preserve">[129] </w:delText>
            </w:r>
            <w:r w:rsidDel="004D3E65">
              <w:rPr>
                <w:rFonts w:eastAsia="Times New Roman"/>
              </w:rPr>
              <w:tab/>
              <w:delText xml:space="preserve">3BLUE1BROWN. </w:delText>
            </w:r>
            <w:r w:rsidDel="004D3E65">
              <w:rPr>
                <w:rFonts w:eastAsia="Times New Roman"/>
                <w:i/>
                <w:iCs/>
              </w:rPr>
              <w:delText>Quaternions and 3d rotation, explained interactively - YouTube</w:delText>
            </w:r>
            <w:r w:rsidDel="004D3E65">
              <w:rPr>
                <w:rFonts w:eastAsia="Times New Roman"/>
              </w:rPr>
              <w:delText xml:space="preserve"> [online]. 2018 [vid. 2021-09-20]. Dostupné z: https://www.youtube.com/watch?v=zjMuIxRvygQ</w:delText>
            </w:r>
          </w:del>
        </w:p>
        <w:p w14:paraId="133A3754" w14:textId="71954223" w:rsidR="00F31707" w:rsidDel="004D3E65" w:rsidRDefault="00F31707">
          <w:pPr>
            <w:autoSpaceDE w:val="0"/>
            <w:autoSpaceDN w:val="0"/>
            <w:ind w:hanging="640"/>
            <w:divId w:val="490828610"/>
            <w:rPr>
              <w:del w:id="998" w:author="Martin Novák" w:date="2023-03-24T14:33:00Z"/>
              <w:rFonts w:eastAsia="Times New Roman"/>
            </w:rPr>
          </w:pPr>
          <w:del w:id="999" w:author="Martin Novák" w:date="2023-03-24T14:33:00Z">
            <w:r w:rsidDel="004D3E65">
              <w:rPr>
                <w:rFonts w:eastAsia="Times New Roman"/>
              </w:rPr>
              <w:delText xml:space="preserve">[130] </w:delText>
            </w:r>
            <w:r w:rsidDel="004D3E65">
              <w:rPr>
                <w:rFonts w:eastAsia="Times New Roman"/>
              </w:rPr>
              <w:tab/>
              <w:delText xml:space="preserve">MURRAY, Jeff W. </w:delText>
            </w:r>
            <w:r w:rsidDel="004D3E65">
              <w:rPr>
                <w:rFonts w:eastAsia="Times New Roman"/>
                <w:i/>
                <w:iCs/>
              </w:rPr>
              <w:delText>C# Game Programming Cookbook for Unity 3D</w:delText>
            </w:r>
            <w:r w:rsidDel="004D3E65">
              <w:rPr>
                <w:rFonts w:eastAsia="Times New Roman"/>
              </w:rPr>
              <w:delText xml:space="preserve"> [online]. 2. vyd. 2014. ISBN 9781466581401. Dostupné z: doi:10.1201/b17100</w:delText>
            </w:r>
          </w:del>
        </w:p>
        <w:p w14:paraId="3B6953E7" w14:textId="233CBCEC" w:rsidR="00F31707" w:rsidDel="004D3E65" w:rsidRDefault="00F31707">
          <w:pPr>
            <w:autoSpaceDE w:val="0"/>
            <w:autoSpaceDN w:val="0"/>
            <w:ind w:hanging="640"/>
            <w:divId w:val="1556425862"/>
            <w:rPr>
              <w:del w:id="1000" w:author="Martin Novák" w:date="2023-03-24T14:33:00Z"/>
              <w:rFonts w:eastAsia="Times New Roman"/>
            </w:rPr>
          </w:pPr>
          <w:del w:id="1001" w:author="Martin Novák" w:date="2023-03-24T14:33:00Z">
            <w:r w:rsidDel="004D3E65">
              <w:rPr>
                <w:rFonts w:eastAsia="Times New Roman"/>
              </w:rPr>
              <w:delText xml:space="preserve">[131] </w:delText>
            </w:r>
            <w:r w:rsidDel="004D3E65">
              <w:rPr>
                <w:rFonts w:eastAsia="Times New Roman"/>
              </w:rPr>
              <w:tab/>
              <w:delText xml:space="preserve">HARDMAN, Casey. </w:delText>
            </w:r>
            <w:r w:rsidDel="004D3E65">
              <w:rPr>
                <w:rFonts w:eastAsia="Times New Roman"/>
                <w:i/>
                <w:iCs/>
              </w:rPr>
              <w:delText>Game Programming with Unity and C#</w:delText>
            </w:r>
            <w:r w:rsidDel="004D3E65">
              <w:rPr>
                <w:rFonts w:eastAsia="Times New Roman"/>
              </w:rPr>
              <w:delText xml:space="preserve"> [online]. 2020. ISBN 1484256557. Dostupné z: doi:10.1007/978-1-4842-5656-5</w:delText>
            </w:r>
          </w:del>
        </w:p>
        <w:p w14:paraId="52C49C35" w14:textId="27C98034" w:rsidR="00F31707" w:rsidDel="004D3E65" w:rsidRDefault="00F31707">
          <w:pPr>
            <w:autoSpaceDE w:val="0"/>
            <w:autoSpaceDN w:val="0"/>
            <w:ind w:hanging="640"/>
            <w:divId w:val="529612373"/>
            <w:rPr>
              <w:del w:id="1002" w:author="Martin Novák" w:date="2023-03-24T14:33:00Z"/>
              <w:rFonts w:eastAsia="Times New Roman"/>
            </w:rPr>
          </w:pPr>
          <w:del w:id="1003" w:author="Martin Novák" w:date="2023-03-24T14:33:00Z">
            <w:r w:rsidDel="004D3E65">
              <w:rPr>
                <w:rFonts w:eastAsia="Times New Roman"/>
              </w:rPr>
              <w:delText xml:space="preserve">[132] </w:delText>
            </w:r>
            <w:r w:rsidDel="004D3E65">
              <w:rPr>
                <w:rFonts w:eastAsia="Times New Roman"/>
              </w:rPr>
              <w:tab/>
              <w:delText xml:space="preserve">INSIDER. </w:delText>
            </w:r>
            <w:r w:rsidDel="004D3E65">
              <w:rPr>
                <w:rFonts w:eastAsia="Times New Roman"/>
                <w:i/>
                <w:iCs/>
              </w:rPr>
              <w:delText>Why „The Mandalorian" Uses Virtual Sets Over Green Screen | Movies Insider - YouTube</w:delText>
            </w:r>
            <w:r w:rsidDel="004D3E65">
              <w:rPr>
                <w:rFonts w:eastAsia="Times New Roman"/>
              </w:rPr>
              <w:delText xml:space="preserve"> [online]. [vid. 2021-06-24]. Dostupné z: https://www.youtube.com/watch?v=Ufp8weYYDE8</w:delText>
            </w:r>
          </w:del>
        </w:p>
        <w:p w14:paraId="5BA98E8B" w14:textId="407609BA" w:rsidR="00F31707" w:rsidDel="004D3E65" w:rsidRDefault="00F31707">
          <w:pPr>
            <w:autoSpaceDE w:val="0"/>
            <w:autoSpaceDN w:val="0"/>
            <w:ind w:hanging="640"/>
            <w:divId w:val="1605066711"/>
            <w:rPr>
              <w:del w:id="1004" w:author="Martin Novák" w:date="2023-03-24T14:33:00Z"/>
              <w:rFonts w:eastAsia="Times New Roman"/>
            </w:rPr>
          </w:pPr>
          <w:del w:id="1005" w:author="Martin Novák" w:date="2023-03-24T14:33:00Z">
            <w:r w:rsidDel="004D3E65">
              <w:rPr>
                <w:rFonts w:eastAsia="Times New Roman"/>
              </w:rPr>
              <w:delText xml:space="preserve">[133] </w:delText>
            </w:r>
            <w:r w:rsidDel="004D3E65">
              <w:rPr>
                <w:rFonts w:eastAsia="Times New Roman"/>
              </w:rPr>
              <w:tab/>
              <w:delText xml:space="preserve">EPIC GAMES. </w:delText>
            </w:r>
            <w:r w:rsidDel="004D3E65">
              <w:rPr>
                <w:rFonts w:eastAsia="Times New Roman"/>
                <w:i/>
                <w:iCs/>
              </w:rPr>
              <w:delText>Real-Time In-Camera VFX for Next-Gen Filmmaking | Project Spotlight | Unreal Engine - YouTube</w:delText>
            </w:r>
            <w:r w:rsidDel="004D3E65">
              <w:rPr>
                <w:rFonts w:eastAsia="Times New Roman"/>
              </w:rPr>
              <w:delText xml:space="preserve"> [online]. [vid. 2021-06-24]. Dostupné z: https://www.youtube.com/watch?v=bErPsq5kPzE</w:delText>
            </w:r>
          </w:del>
        </w:p>
        <w:p w14:paraId="12CE5CEA" w14:textId="331DD086" w:rsidR="00F31707" w:rsidDel="004D3E65" w:rsidRDefault="00F31707">
          <w:pPr>
            <w:autoSpaceDE w:val="0"/>
            <w:autoSpaceDN w:val="0"/>
            <w:ind w:hanging="640"/>
            <w:divId w:val="1545290364"/>
            <w:rPr>
              <w:del w:id="1006" w:author="Martin Novák" w:date="2023-03-24T14:33:00Z"/>
              <w:rFonts w:eastAsia="Times New Roman"/>
            </w:rPr>
          </w:pPr>
          <w:del w:id="1007" w:author="Martin Novák" w:date="2023-03-24T14:33:00Z">
            <w:r w:rsidDel="004D3E65">
              <w:rPr>
                <w:rFonts w:eastAsia="Times New Roman"/>
              </w:rPr>
              <w:delText xml:space="preserve">[134] </w:delText>
            </w:r>
            <w:r w:rsidDel="004D3E65">
              <w:rPr>
                <w:rFonts w:eastAsia="Times New Roman"/>
              </w:rPr>
              <w:tab/>
            </w:r>
            <w:r w:rsidDel="004D3E65">
              <w:rPr>
                <w:rFonts w:eastAsia="Times New Roman"/>
                <w:i/>
                <w:iCs/>
              </w:rPr>
              <w:delText>Gearbox Software’s Borderlands More Awesome Than Ever with Unreal Engine 3</w:delText>
            </w:r>
            <w:r w:rsidDel="004D3E65">
              <w:rPr>
                <w:rFonts w:eastAsia="Times New Roman"/>
              </w:rPr>
              <w:delText xml:space="preserve"> [online]. [vid. 2021-07-01]. Dostupné z: https://www.unrealengine.com/en-US/blog/borderlands</w:delText>
            </w:r>
          </w:del>
        </w:p>
        <w:p w14:paraId="11CF3E80" w14:textId="346C857D" w:rsidR="00F31707" w:rsidDel="004D3E65" w:rsidRDefault="00F31707">
          <w:pPr>
            <w:autoSpaceDE w:val="0"/>
            <w:autoSpaceDN w:val="0"/>
            <w:ind w:hanging="640"/>
            <w:divId w:val="483818071"/>
            <w:rPr>
              <w:del w:id="1008" w:author="Martin Novák" w:date="2023-03-24T14:33:00Z"/>
              <w:rFonts w:eastAsia="Times New Roman"/>
            </w:rPr>
          </w:pPr>
          <w:del w:id="1009" w:author="Martin Novák" w:date="2023-03-24T14:33:00Z">
            <w:r w:rsidDel="004D3E65">
              <w:rPr>
                <w:rFonts w:eastAsia="Times New Roman"/>
              </w:rPr>
              <w:delText xml:space="preserve">[135] </w:delText>
            </w:r>
            <w:r w:rsidDel="004D3E65">
              <w:rPr>
                <w:rFonts w:eastAsia="Times New Roman"/>
              </w:rPr>
              <w:tab/>
            </w:r>
            <w:r w:rsidDel="004D3E65">
              <w:rPr>
                <w:rFonts w:eastAsia="Times New Roman"/>
                <w:i/>
                <w:iCs/>
              </w:rPr>
              <w:delText>CRYENGINE | Support: Licensing</w:delText>
            </w:r>
            <w:r w:rsidDel="004D3E65">
              <w:rPr>
                <w:rFonts w:eastAsia="Times New Roman"/>
              </w:rPr>
              <w:delText xml:space="preserve"> [online]. [vid. 2021-06-24]. Dostupné z: https://www.cryengine.com/support/view/licensing</w:delText>
            </w:r>
          </w:del>
        </w:p>
        <w:p w14:paraId="569D5E89" w14:textId="3EA804B6" w:rsidR="00F31707" w:rsidDel="004D3E65" w:rsidRDefault="00F31707">
          <w:pPr>
            <w:autoSpaceDE w:val="0"/>
            <w:autoSpaceDN w:val="0"/>
            <w:ind w:hanging="640"/>
            <w:divId w:val="153840599"/>
            <w:rPr>
              <w:del w:id="1010" w:author="Martin Novák" w:date="2023-03-24T14:33:00Z"/>
              <w:rFonts w:eastAsia="Times New Roman"/>
            </w:rPr>
          </w:pPr>
          <w:del w:id="1011" w:author="Martin Novák" w:date="2023-03-24T14:33:00Z">
            <w:r w:rsidDel="004D3E65">
              <w:rPr>
                <w:rFonts w:eastAsia="Times New Roman"/>
              </w:rPr>
              <w:delText xml:space="preserve">[136] </w:delText>
            </w:r>
            <w:r w:rsidDel="004D3E65">
              <w:rPr>
                <w:rFonts w:eastAsia="Times New Roman"/>
              </w:rPr>
              <w:tab/>
              <w:delText xml:space="preserve">TECHNOLOGIES, Unity. </w:delText>
            </w:r>
            <w:r w:rsidDel="004D3E65">
              <w:rPr>
                <w:rFonts w:eastAsia="Times New Roman"/>
                <w:i/>
                <w:iCs/>
              </w:rPr>
              <w:delText>What platforms are supported by Unity? – Unity</w:delText>
            </w:r>
            <w:r w:rsidDel="004D3E65">
              <w:rPr>
                <w:rFonts w:eastAsia="Times New Roman"/>
              </w:rPr>
              <w:delText xml:space="preserve"> [online]. [vid. 2021-06-23]. Dostupné z: https://support.unity.com/hc/en-us/articles/206336795-What-platforms-are-supported-by-Unity-</w:delText>
            </w:r>
          </w:del>
        </w:p>
        <w:p w14:paraId="6E4083C9" w14:textId="17E29D03" w:rsidR="00F31707" w:rsidDel="004D3E65" w:rsidRDefault="00F31707">
          <w:pPr>
            <w:autoSpaceDE w:val="0"/>
            <w:autoSpaceDN w:val="0"/>
            <w:ind w:hanging="640"/>
            <w:divId w:val="1046566211"/>
            <w:rPr>
              <w:del w:id="1012" w:author="Martin Novák" w:date="2023-03-24T14:33:00Z"/>
              <w:rFonts w:eastAsia="Times New Roman"/>
            </w:rPr>
          </w:pPr>
          <w:del w:id="1013" w:author="Martin Novák" w:date="2023-03-24T14:33:00Z">
            <w:r w:rsidDel="004D3E65">
              <w:rPr>
                <w:rFonts w:eastAsia="Times New Roman"/>
              </w:rPr>
              <w:delText xml:space="preserve">[137] </w:delText>
            </w:r>
            <w:r w:rsidDel="004D3E65">
              <w:rPr>
                <w:rFonts w:eastAsia="Times New Roman"/>
              </w:rPr>
              <w:tab/>
              <w:delText xml:space="preserve">EPIC GAMES. </w:delText>
            </w:r>
            <w:r w:rsidDel="004D3E65">
              <w:rPr>
                <w:rFonts w:eastAsia="Times New Roman"/>
                <w:i/>
                <w:iCs/>
              </w:rPr>
              <w:delText>Multi-platform development</w:delText>
            </w:r>
            <w:r w:rsidDel="004D3E65">
              <w:rPr>
                <w:rFonts w:eastAsia="Times New Roman"/>
              </w:rPr>
              <w:delText xml:space="preserve"> [online]. [vid. 2021-06-23]. Dostupné z: https://www.unrealengine.com/en-US/features/multi-platform-development</w:delText>
            </w:r>
          </w:del>
        </w:p>
        <w:p w14:paraId="3C0CA3F1" w14:textId="65454F67" w:rsidR="00F31707" w:rsidDel="004D3E65" w:rsidRDefault="00F31707">
          <w:pPr>
            <w:autoSpaceDE w:val="0"/>
            <w:autoSpaceDN w:val="0"/>
            <w:ind w:hanging="640"/>
            <w:divId w:val="213856119"/>
            <w:rPr>
              <w:del w:id="1014" w:author="Martin Novák" w:date="2023-03-24T14:33:00Z"/>
              <w:rFonts w:eastAsia="Times New Roman"/>
            </w:rPr>
          </w:pPr>
          <w:del w:id="1015" w:author="Martin Novák" w:date="2023-03-24T14:33:00Z">
            <w:r w:rsidDel="004D3E65">
              <w:rPr>
                <w:rFonts w:eastAsia="Times New Roman"/>
              </w:rPr>
              <w:delText xml:space="preserve">[138] </w:delText>
            </w:r>
            <w:r w:rsidDel="004D3E65">
              <w:rPr>
                <w:rFonts w:eastAsia="Times New Roman"/>
              </w:rPr>
              <w:tab/>
              <w:delText xml:space="preserve">EPIC GAMES. </w:delText>
            </w:r>
            <w:r w:rsidDel="004D3E65">
              <w:rPr>
                <w:rFonts w:eastAsia="Times New Roman"/>
                <w:i/>
                <w:iCs/>
              </w:rPr>
              <w:delText>Download - Unreal Engine</w:delText>
            </w:r>
            <w:r w:rsidDel="004D3E65">
              <w:rPr>
                <w:rFonts w:eastAsia="Times New Roman"/>
              </w:rPr>
              <w:delText xml:space="preserve"> [online]. [vid. 2021-06-22]. Dostupné z: https://www.unrealengine.com/en-US/download</w:delText>
            </w:r>
          </w:del>
        </w:p>
        <w:p w14:paraId="4BFA1A02" w14:textId="50C2BB60" w:rsidR="00F31707" w:rsidDel="004D3E65" w:rsidRDefault="00F31707">
          <w:pPr>
            <w:autoSpaceDE w:val="0"/>
            <w:autoSpaceDN w:val="0"/>
            <w:ind w:hanging="640"/>
            <w:divId w:val="1973246"/>
            <w:rPr>
              <w:del w:id="1016" w:author="Martin Novák" w:date="2023-03-24T14:33:00Z"/>
              <w:rFonts w:eastAsia="Times New Roman"/>
            </w:rPr>
          </w:pPr>
          <w:del w:id="1017" w:author="Martin Novák" w:date="2023-03-24T14:33:00Z">
            <w:r w:rsidDel="004D3E65">
              <w:rPr>
                <w:rFonts w:eastAsia="Times New Roman"/>
              </w:rPr>
              <w:delText xml:space="preserve">[139] </w:delText>
            </w:r>
            <w:r w:rsidDel="004D3E65">
              <w:rPr>
                <w:rFonts w:eastAsia="Times New Roman"/>
              </w:rPr>
              <w:tab/>
            </w:r>
            <w:r w:rsidDel="004D3E65">
              <w:rPr>
                <w:rFonts w:eastAsia="Times New Roman"/>
                <w:i/>
                <w:iCs/>
              </w:rPr>
              <w:delText>CRYENGINE | Support: General</w:delText>
            </w:r>
            <w:r w:rsidDel="004D3E65">
              <w:rPr>
                <w:rFonts w:eastAsia="Times New Roman"/>
              </w:rPr>
              <w:delText xml:space="preserve"> [online]. [vid. 2021-06-24]. Dostupné z: https://www.cryengine.com/support/view/general#platform-support</w:delText>
            </w:r>
          </w:del>
        </w:p>
        <w:p w14:paraId="54C4A72D" w14:textId="14650885" w:rsidR="00F31707" w:rsidDel="004D3E65" w:rsidRDefault="00F31707">
          <w:pPr>
            <w:autoSpaceDE w:val="0"/>
            <w:autoSpaceDN w:val="0"/>
            <w:ind w:hanging="640"/>
            <w:divId w:val="2021392804"/>
            <w:rPr>
              <w:del w:id="1018" w:author="Martin Novák" w:date="2023-03-24T14:33:00Z"/>
              <w:rFonts w:eastAsia="Times New Roman"/>
            </w:rPr>
          </w:pPr>
          <w:del w:id="1019" w:author="Martin Novák" w:date="2023-03-24T14:33:00Z">
            <w:r w:rsidDel="004D3E65">
              <w:rPr>
                <w:rFonts w:eastAsia="Times New Roman"/>
              </w:rPr>
              <w:delText xml:space="preserve">[140] </w:delText>
            </w:r>
            <w:r w:rsidDel="004D3E65">
              <w:rPr>
                <w:rFonts w:eastAsia="Times New Roman"/>
              </w:rPr>
              <w:tab/>
            </w:r>
            <w:r w:rsidDel="004D3E65">
              <w:rPr>
                <w:rFonts w:eastAsia="Times New Roman"/>
                <w:i/>
                <w:iCs/>
              </w:rPr>
              <w:delText>Design Patterns</w:delText>
            </w:r>
            <w:r w:rsidDel="004D3E65">
              <w:rPr>
                <w:rFonts w:eastAsia="Times New Roman"/>
              </w:rPr>
              <w:delText xml:space="preserve"> [online]. [vid. 2023-03-20]. Dostupné z: https://refactoring.guru/design-patterns</w:delText>
            </w:r>
          </w:del>
        </w:p>
        <w:p w14:paraId="174E4B22" w14:textId="6F16EA7F" w:rsidR="00F31707" w:rsidDel="004D3E65" w:rsidRDefault="00F31707">
          <w:pPr>
            <w:autoSpaceDE w:val="0"/>
            <w:autoSpaceDN w:val="0"/>
            <w:ind w:hanging="640"/>
            <w:divId w:val="1794865984"/>
            <w:rPr>
              <w:del w:id="1020" w:author="Martin Novák" w:date="2023-03-24T14:33:00Z"/>
              <w:rFonts w:eastAsia="Times New Roman"/>
            </w:rPr>
          </w:pPr>
          <w:del w:id="1021" w:author="Martin Novák" w:date="2023-03-24T14:33:00Z">
            <w:r w:rsidDel="004D3E65">
              <w:rPr>
                <w:rFonts w:eastAsia="Times New Roman"/>
              </w:rPr>
              <w:delText xml:space="preserve">[141] </w:delText>
            </w:r>
            <w:r w:rsidDel="004D3E65">
              <w:rPr>
                <w:rFonts w:eastAsia="Times New Roman"/>
              </w:rPr>
              <w:tab/>
            </w:r>
            <w:r w:rsidDel="004D3E65">
              <w:rPr>
                <w:rFonts w:eastAsia="Times New Roman"/>
                <w:i/>
                <w:iCs/>
              </w:rPr>
              <w:delText>History of patterns</w:delText>
            </w:r>
            <w:r w:rsidDel="004D3E65">
              <w:rPr>
                <w:rFonts w:eastAsia="Times New Roman"/>
              </w:rPr>
              <w:delText xml:space="preserve"> [online]. [vid. 2023-03-20]. Dostupné z: https://refactoring.guru/design-patterns/history</w:delText>
            </w:r>
          </w:del>
        </w:p>
        <w:p w14:paraId="31A50C67" w14:textId="164B8094" w:rsidR="00F31707" w:rsidDel="004D3E65" w:rsidRDefault="00F31707">
          <w:pPr>
            <w:autoSpaceDE w:val="0"/>
            <w:autoSpaceDN w:val="0"/>
            <w:ind w:hanging="640"/>
            <w:divId w:val="1829706576"/>
            <w:rPr>
              <w:del w:id="1022" w:author="Martin Novák" w:date="2023-03-24T14:33:00Z"/>
              <w:rFonts w:eastAsia="Times New Roman"/>
            </w:rPr>
          </w:pPr>
          <w:del w:id="1023" w:author="Martin Novák" w:date="2023-03-24T14:33:00Z">
            <w:r w:rsidDel="004D3E65">
              <w:rPr>
                <w:rFonts w:eastAsia="Times New Roman"/>
              </w:rPr>
              <w:delText xml:space="preserve">[142] </w:delText>
            </w:r>
            <w:r w:rsidDel="004D3E65">
              <w:rPr>
                <w:rFonts w:eastAsia="Times New Roman"/>
              </w:rPr>
              <w:tab/>
            </w:r>
            <w:r w:rsidDel="004D3E65">
              <w:rPr>
                <w:rFonts w:eastAsia="Times New Roman"/>
                <w:i/>
                <w:iCs/>
              </w:rPr>
              <w:delText>Creational Design Patterns</w:delText>
            </w:r>
            <w:r w:rsidDel="004D3E65">
              <w:rPr>
                <w:rFonts w:eastAsia="Times New Roman"/>
              </w:rPr>
              <w:delText xml:space="preserve"> [online]. [vid. 2023-03-20]. Dostupné z: https://refactoring.guru/design-patterns/creational-patterns</w:delText>
            </w:r>
          </w:del>
        </w:p>
        <w:p w14:paraId="23D995F9" w14:textId="33B997DB" w:rsidR="00F31707" w:rsidDel="004D3E65" w:rsidRDefault="00F31707">
          <w:pPr>
            <w:autoSpaceDE w:val="0"/>
            <w:autoSpaceDN w:val="0"/>
            <w:ind w:hanging="640"/>
            <w:divId w:val="1617983063"/>
            <w:rPr>
              <w:del w:id="1024" w:author="Martin Novák" w:date="2023-03-24T14:33:00Z"/>
              <w:rFonts w:eastAsia="Times New Roman"/>
            </w:rPr>
          </w:pPr>
          <w:del w:id="1025" w:author="Martin Novák" w:date="2023-03-24T14:33:00Z">
            <w:r w:rsidDel="004D3E65">
              <w:rPr>
                <w:rFonts w:eastAsia="Times New Roman"/>
              </w:rPr>
              <w:delText xml:space="preserve">[143] </w:delText>
            </w:r>
            <w:r w:rsidDel="004D3E65">
              <w:rPr>
                <w:rFonts w:eastAsia="Times New Roman"/>
              </w:rPr>
              <w:tab/>
            </w:r>
            <w:r w:rsidDel="004D3E65">
              <w:rPr>
                <w:rFonts w:eastAsia="Times New Roman"/>
                <w:i/>
                <w:iCs/>
              </w:rPr>
              <w:delText>Structural Design Patterns</w:delText>
            </w:r>
            <w:r w:rsidDel="004D3E65">
              <w:rPr>
                <w:rFonts w:eastAsia="Times New Roman"/>
              </w:rPr>
              <w:delText xml:space="preserve"> [online]. [vid. 2023-03-20]. Dostupné z: https://refactoring.guru/design-patterns/structural-patterns</w:delText>
            </w:r>
          </w:del>
        </w:p>
        <w:p w14:paraId="6D5B4107" w14:textId="33468326" w:rsidR="00F31707" w:rsidDel="004D3E65" w:rsidRDefault="00F31707">
          <w:pPr>
            <w:autoSpaceDE w:val="0"/>
            <w:autoSpaceDN w:val="0"/>
            <w:ind w:hanging="640"/>
            <w:divId w:val="245499767"/>
            <w:rPr>
              <w:del w:id="1026" w:author="Martin Novák" w:date="2023-03-24T14:33:00Z"/>
              <w:rFonts w:eastAsia="Times New Roman"/>
            </w:rPr>
          </w:pPr>
          <w:del w:id="1027" w:author="Martin Novák" w:date="2023-03-24T14:33:00Z">
            <w:r w:rsidDel="004D3E65">
              <w:rPr>
                <w:rFonts w:eastAsia="Times New Roman"/>
              </w:rPr>
              <w:delText xml:space="preserve">[144] </w:delText>
            </w:r>
            <w:r w:rsidDel="004D3E65">
              <w:rPr>
                <w:rFonts w:eastAsia="Times New Roman"/>
              </w:rPr>
              <w:tab/>
            </w:r>
            <w:r w:rsidDel="004D3E65">
              <w:rPr>
                <w:rFonts w:eastAsia="Times New Roman"/>
                <w:i/>
                <w:iCs/>
              </w:rPr>
              <w:delText>Behavioral Design Patterns</w:delText>
            </w:r>
            <w:r w:rsidDel="004D3E65">
              <w:rPr>
                <w:rFonts w:eastAsia="Times New Roman"/>
              </w:rPr>
              <w:delText xml:space="preserve"> [online]. [vid. 2023-03-20]. Dostupné z: https://refactoring.guru/design-patterns/behavioral-patterns</w:delText>
            </w:r>
          </w:del>
        </w:p>
        <w:p w14:paraId="60DAA5FF" w14:textId="073C1DB6" w:rsidR="00F31707" w:rsidDel="004D3E65" w:rsidRDefault="00F31707">
          <w:pPr>
            <w:autoSpaceDE w:val="0"/>
            <w:autoSpaceDN w:val="0"/>
            <w:ind w:hanging="640"/>
            <w:divId w:val="2075546229"/>
            <w:rPr>
              <w:del w:id="1028" w:author="Martin Novák" w:date="2023-03-24T14:33:00Z"/>
              <w:rFonts w:eastAsia="Times New Roman"/>
            </w:rPr>
          </w:pPr>
          <w:del w:id="1029" w:author="Martin Novák" w:date="2023-03-24T14:33:00Z">
            <w:r w:rsidDel="004D3E65">
              <w:rPr>
                <w:rFonts w:eastAsia="Times New Roman"/>
              </w:rPr>
              <w:delText xml:space="preserve">[145] </w:delText>
            </w:r>
            <w:r w:rsidDel="004D3E65">
              <w:rPr>
                <w:rFonts w:eastAsia="Times New Roman"/>
              </w:rPr>
              <w:tab/>
            </w:r>
            <w:r w:rsidDel="004D3E65">
              <w:rPr>
                <w:rFonts w:eastAsia="Times New Roman"/>
                <w:i/>
                <w:iCs/>
              </w:rPr>
              <w:delText>Factory Method</w:delText>
            </w:r>
            <w:r w:rsidDel="004D3E65">
              <w:rPr>
                <w:rFonts w:eastAsia="Times New Roman"/>
              </w:rPr>
              <w:delText xml:space="preserve"> [online]. [vid. 2023-03-20]. Dostupné z: https://refactoring.guru/design-patterns/factory-method</w:delText>
            </w:r>
          </w:del>
        </w:p>
        <w:p w14:paraId="3F1F1C9A" w14:textId="69FDA71C" w:rsidR="00F31707" w:rsidDel="004D3E65" w:rsidRDefault="00F31707">
          <w:pPr>
            <w:autoSpaceDE w:val="0"/>
            <w:autoSpaceDN w:val="0"/>
            <w:ind w:hanging="640"/>
            <w:divId w:val="1771075320"/>
            <w:rPr>
              <w:del w:id="1030" w:author="Martin Novák" w:date="2023-03-24T14:33:00Z"/>
              <w:rFonts w:eastAsia="Times New Roman"/>
            </w:rPr>
          </w:pPr>
          <w:del w:id="1031" w:author="Martin Novák" w:date="2023-03-24T14:33:00Z">
            <w:r w:rsidDel="004D3E65">
              <w:rPr>
                <w:rFonts w:eastAsia="Times New Roman"/>
              </w:rPr>
              <w:delText xml:space="preserve">[146] </w:delText>
            </w:r>
            <w:r w:rsidDel="004D3E65">
              <w:rPr>
                <w:rFonts w:eastAsia="Times New Roman"/>
              </w:rPr>
              <w:tab/>
            </w:r>
            <w:r w:rsidDel="004D3E65">
              <w:rPr>
                <w:rFonts w:eastAsia="Times New Roman"/>
                <w:i/>
                <w:iCs/>
              </w:rPr>
              <w:delText>Singleton</w:delText>
            </w:r>
            <w:r w:rsidDel="004D3E65">
              <w:rPr>
                <w:rFonts w:eastAsia="Times New Roman"/>
              </w:rPr>
              <w:delText xml:space="preserve"> [online]. [vid. 2023-03-20]. Dostupné z: https://refactoring.guru/design-patterns/singleton</w:delText>
            </w:r>
          </w:del>
        </w:p>
        <w:p w14:paraId="2799082E" w14:textId="7E753A32" w:rsidR="00F31707" w:rsidDel="004D3E65" w:rsidRDefault="00F31707">
          <w:pPr>
            <w:autoSpaceDE w:val="0"/>
            <w:autoSpaceDN w:val="0"/>
            <w:ind w:hanging="640"/>
            <w:divId w:val="1087116767"/>
            <w:rPr>
              <w:del w:id="1032" w:author="Martin Novák" w:date="2023-03-24T14:33:00Z"/>
              <w:rFonts w:eastAsia="Times New Roman"/>
            </w:rPr>
          </w:pPr>
          <w:del w:id="1033" w:author="Martin Novák" w:date="2023-03-24T14:33:00Z">
            <w:r w:rsidDel="004D3E65">
              <w:rPr>
                <w:rFonts w:eastAsia="Times New Roman"/>
              </w:rPr>
              <w:delText xml:space="preserve">[147] </w:delText>
            </w:r>
            <w:r w:rsidDel="004D3E65">
              <w:rPr>
                <w:rFonts w:eastAsia="Times New Roman"/>
              </w:rPr>
              <w:tab/>
            </w:r>
            <w:r w:rsidDel="004D3E65">
              <w:rPr>
                <w:rFonts w:eastAsia="Times New Roman"/>
                <w:i/>
                <w:iCs/>
              </w:rPr>
              <w:delText>Flyweight</w:delText>
            </w:r>
            <w:r w:rsidDel="004D3E65">
              <w:rPr>
                <w:rFonts w:eastAsia="Times New Roman"/>
              </w:rPr>
              <w:delText xml:space="preserve"> [online]. [vid. 2023-03-20]. Dostupné z: https://refactoring.guru/design-patterns/flyweight</w:delText>
            </w:r>
          </w:del>
        </w:p>
        <w:p w14:paraId="34DB8415" w14:textId="497CB3BB" w:rsidR="00F31707" w:rsidDel="004D3E65" w:rsidRDefault="00F31707">
          <w:pPr>
            <w:autoSpaceDE w:val="0"/>
            <w:autoSpaceDN w:val="0"/>
            <w:ind w:hanging="640"/>
            <w:divId w:val="173422239"/>
            <w:rPr>
              <w:del w:id="1034" w:author="Martin Novák" w:date="2023-03-24T14:33:00Z"/>
              <w:rFonts w:eastAsia="Times New Roman"/>
            </w:rPr>
          </w:pPr>
          <w:del w:id="1035" w:author="Martin Novák" w:date="2023-03-24T14:33:00Z">
            <w:r w:rsidDel="004D3E65">
              <w:rPr>
                <w:rFonts w:eastAsia="Times New Roman"/>
              </w:rPr>
              <w:delText xml:space="preserve">[148] </w:delText>
            </w:r>
            <w:r w:rsidDel="004D3E65">
              <w:rPr>
                <w:rFonts w:eastAsia="Times New Roman"/>
              </w:rPr>
              <w:tab/>
            </w:r>
            <w:r w:rsidDel="004D3E65">
              <w:rPr>
                <w:rFonts w:eastAsia="Times New Roman"/>
                <w:i/>
                <w:iCs/>
              </w:rPr>
              <w:delText>Observer</w:delText>
            </w:r>
            <w:r w:rsidDel="004D3E65">
              <w:rPr>
                <w:rFonts w:eastAsia="Times New Roman"/>
              </w:rPr>
              <w:delText xml:space="preserve"> [online]. [vid. 2023-03-21]. Dostupné z: https://refactoring.guru/design-patterns/observer</w:delText>
            </w:r>
          </w:del>
        </w:p>
        <w:p w14:paraId="27B540EE" w14:textId="5007F41C" w:rsidR="00F67031" w:rsidRDefault="00F31707">
          <w:del w:id="1036" w:author="Martin Novák" w:date="2023-03-24T14:33:00Z">
            <w:r w:rsidDel="004D3E65">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34BE4" w14:textId="77777777" w:rsidR="008514B8" w:rsidRDefault="008514B8" w:rsidP="00891BAF">
      <w:pPr>
        <w:spacing w:after="0" w:line="240" w:lineRule="auto"/>
      </w:pPr>
      <w:r>
        <w:separator/>
      </w:r>
    </w:p>
  </w:endnote>
  <w:endnote w:type="continuationSeparator" w:id="0">
    <w:p w14:paraId="7679EE20" w14:textId="77777777" w:rsidR="008514B8" w:rsidRDefault="008514B8"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59EB9" w14:textId="77777777" w:rsidR="008514B8" w:rsidRDefault="008514B8" w:rsidP="00891BAF">
      <w:pPr>
        <w:spacing w:after="0" w:line="240" w:lineRule="auto"/>
      </w:pPr>
      <w:r>
        <w:separator/>
      </w:r>
    </w:p>
  </w:footnote>
  <w:footnote w:type="continuationSeparator" w:id="0">
    <w:p w14:paraId="27A8585A" w14:textId="77777777" w:rsidR="008514B8" w:rsidRDefault="008514B8"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F7F"/>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68A1"/>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0484"/>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45BD5"/>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932"/>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3C8D"/>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63FD"/>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118E"/>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3E6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5C58"/>
    <w:rsid w:val="0050619F"/>
    <w:rsid w:val="0050703C"/>
    <w:rsid w:val="0050761A"/>
    <w:rsid w:val="005076FF"/>
    <w:rsid w:val="0050791D"/>
    <w:rsid w:val="00507D17"/>
    <w:rsid w:val="00514BD0"/>
    <w:rsid w:val="005155AE"/>
    <w:rsid w:val="0051575C"/>
    <w:rsid w:val="00515F04"/>
    <w:rsid w:val="00516827"/>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7F8"/>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19B1"/>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2904"/>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402B"/>
    <w:rsid w:val="007762C6"/>
    <w:rsid w:val="00776E8C"/>
    <w:rsid w:val="007774D6"/>
    <w:rsid w:val="00780179"/>
    <w:rsid w:val="007817D6"/>
    <w:rsid w:val="00782859"/>
    <w:rsid w:val="00783A83"/>
    <w:rsid w:val="00783D72"/>
    <w:rsid w:val="007842FC"/>
    <w:rsid w:val="00784B2C"/>
    <w:rsid w:val="00784E59"/>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14B8"/>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5C56"/>
    <w:rsid w:val="008D6046"/>
    <w:rsid w:val="008D6BB6"/>
    <w:rsid w:val="008E0C43"/>
    <w:rsid w:val="008E4692"/>
    <w:rsid w:val="008F1652"/>
    <w:rsid w:val="008F451E"/>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65"/>
    <w:rsid w:val="009262EE"/>
    <w:rsid w:val="00927F13"/>
    <w:rsid w:val="00930407"/>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1312"/>
    <w:rsid w:val="00AA1F15"/>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4240"/>
    <w:rsid w:val="00B94FE6"/>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0B4B"/>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429"/>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C2D"/>
    <w:rsid w:val="00D317CC"/>
    <w:rsid w:val="00D31E75"/>
    <w:rsid w:val="00D339C2"/>
    <w:rsid w:val="00D34C9C"/>
    <w:rsid w:val="00D36A82"/>
    <w:rsid w:val="00D401F1"/>
    <w:rsid w:val="00D4056D"/>
    <w:rsid w:val="00D41255"/>
    <w:rsid w:val="00D429F5"/>
    <w:rsid w:val="00D42A76"/>
    <w:rsid w:val="00D43378"/>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248"/>
    <w:rsid w:val="00E30D43"/>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0285"/>
    <w:rsid w:val="00F3170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B7DA2"/>
    <w:rsid w:val="00FC02A3"/>
    <w:rsid w:val="00FC0301"/>
    <w:rsid w:val="00FC1627"/>
    <w:rsid w:val="00FC176B"/>
    <w:rsid w:val="00FC7764"/>
    <w:rsid w:val="00FD0829"/>
    <w:rsid w:val="00FD2D47"/>
    <w:rsid w:val="00FD30B3"/>
    <w:rsid w:val="00FD4AB2"/>
    <w:rsid w:val="00FD7238"/>
    <w:rsid w:val="00FD7510"/>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C6845"/>
    <w:rsid w:val="006E26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B0308D"/>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8865DB"/>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EC8A6D25B9CF4233871C3F749CE0DF31">
    <w:name w:val="EC8A6D25B9CF4233871C3F749CE0DF31"/>
    <w:rsid w:val="008865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 103]&quot;,&quot;isManuallyOverridden&quot;:false,&quot;manualOverrideText&quot;:&quot;&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isTemporary&quot;:false}],&quot;citationTag&quot;:&quot;MENDELEY_CITATION_v3_eyJjaXRhdGlvbklEIjoiTUVOREVMRVlfQ0lUQVRJT05fYjJlZmQ4NzktZWM5ZC00ZGZmLWExOGMtYjZjNmRlMzhlYzkxIiwicHJvcGVydGllcyI6eyJub3RlSW5kZXgiOjB9LCJpc0VkaXRlZCI6ZmFsc2UsIm1hbnVhbE92ZXJyaWRlIjp7ImNpdGVwcm9jVGV4dCI6IlsxMDEsIDEwM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0seyJpZCI6IjU5MjJhMGY1LWYzYzEtMzY1ZS1iYzFhLWIyYjY1NWI1OTQ4NyIsIml0ZW1EYXRhIjp7InR5cGUiOiJ3ZWJwYWdlIiwiaWQiOiI1OTIyYTBmNS1mM2MxLTM2NWUtYmMxYS1iMmI2NTViNTk0ODciLCJ0aXRsZSI6IkRpZmZlcmVuY2UgYmV0d2VlbiBXUEYgYW5kIFdpbkZvcm1zIC0gR2Vla3Nmb3JHZWVrcyIsImFjY2Vzc2VkIjp7ImRhdGUtcGFydHMiOltbMjAyMywzLDI0XV19LCJVUkwiOiJodHRwczovL3d3dy5nZWVrc2ZvcmdlZWtzLm9yZy9kaWZmZXJlbmNlLWJldHdlZW4td3BmLWFuZC13aW5mb3Jtcy8ifSwiaXNUZW1wb3JhcnkiOmZhbHNlfV19&quot;},{&quot;citationID&quot;:&quot;MENDELEY_CITATION_01526ff5-31be-4f0b-955e-73e43a43b54c&quot;,&quot;properties&quot;:{&quot;noteIndex&quot;:0},&quot;isEdited&quot;:false,&quot;manualOverride&quot;:{&quot;isManuallyOverridden&quot;:false,&quot;citeprocText&quot;:&quot;[102]&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4]&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N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4]&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N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5]&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NV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5]&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NV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6]&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Nl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7]&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1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8]&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O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9]&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O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10]&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xMF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11]&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12]&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xMl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3]&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1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4]&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5]&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N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6]&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Nl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7]&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7]&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7]&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8]&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h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9]&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l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20]&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jB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21]&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F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22]&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jJ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3]&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N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4]&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R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5]&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V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6]&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Z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7]&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d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8]&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h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9]&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l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30, 131]&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zAsIDEzMV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32, 133]&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IsIDEzM1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4, 135]&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QsIDEzNV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6]&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Z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7]&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7]&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d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8, 139]&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gsIDEzOV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22, 140]&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jIsIDE0MF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7]&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d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22]&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jJ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41]&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NDF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6]&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Z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42–146]&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0MuKAkzE0Nl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47]&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0N1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48]&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0O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49]&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0O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50]&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1M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140067</TotalTime>
  <Pages>40</Pages>
  <Words>17833</Words>
  <Characters>105217</Characters>
  <Application>Microsoft Office Word</Application>
  <DocSecurity>0</DocSecurity>
  <Lines>876</Lines>
  <Paragraphs>245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776</cp:revision>
  <cp:lastPrinted>2023-03-22T18:52:00Z</cp:lastPrinted>
  <dcterms:created xsi:type="dcterms:W3CDTF">2021-03-29T20:15:00Z</dcterms:created>
  <dcterms:modified xsi:type="dcterms:W3CDTF">2023-03-24T15:16:00Z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