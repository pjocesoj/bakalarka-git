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211240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1678C59"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190C97E8"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engynů,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23364316"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E3778F" w:rsidRPr="00F7533D">
        <w:t xml:space="preserve">Tab. </w:t>
      </w:r>
      <w:r w:rsidR="00E3778F">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07708EB9"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E3778F">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9100418"/>
      <w:r w:rsidRPr="00621687">
        <w:rPr>
          <w:rStyle w:val="Nadpis2Char"/>
          <w:rFonts w:asciiTheme="minorHAnsi" w:hAnsiTheme="minorHAnsi" w:cstheme="minorHAnsi"/>
        </w:rPr>
        <w:t>4.1 RPG</w:t>
      </w:r>
      <w:bookmarkEnd w:id="34"/>
      <w:bookmarkEnd w:id="35"/>
    </w:p>
    <w:p w14:paraId="2D212D08" w14:textId="3F37CA92"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Toc129100419"/>
      <w:bookmarkStart w:id="37" w:name="_Hlk76031907"/>
      <w:r w:rsidRPr="00F7533D">
        <w:rPr>
          <w:rStyle w:val="Nadpis2Char"/>
          <w:rFonts w:asciiTheme="minorHAnsi" w:hAnsiTheme="minorHAnsi" w:cstheme="minorHAnsi"/>
        </w:rPr>
        <w:lastRenderedPageBreak/>
        <w:t>4.2 akční</w:t>
      </w:r>
      <w:bookmarkEnd w:id="36"/>
      <w:r w:rsidRPr="00F7533D">
        <w:rPr>
          <w:rFonts w:cstheme="minorHAnsi"/>
          <w:color w:val="000000"/>
          <w:sz w:val="20"/>
          <w:szCs w:val="20"/>
          <w:shd w:val="clear" w:color="auto" w:fill="FFFFFF"/>
        </w:rPr>
        <w:t xml:space="preserve"> </w:t>
      </w:r>
    </w:p>
    <w:bookmarkEnd w:id="37"/>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Toc129100420"/>
      <w:bookmarkStart w:id="39" w:name="_Hlk76031922"/>
      <w:r w:rsidRPr="00621687">
        <w:rPr>
          <w:rFonts w:asciiTheme="minorHAnsi" w:hAnsiTheme="minorHAnsi" w:cstheme="minorHAnsi"/>
        </w:rPr>
        <w:t>4.3 strategie</w:t>
      </w:r>
      <w:bookmarkEnd w:id="38"/>
    </w:p>
    <w:bookmarkEnd w:id="39"/>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9100421"/>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9100422"/>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Toc129100423"/>
      <w:bookmarkStart w:id="43" w:name="_Hlk76031975"/>
      <w:r w:rsidRPr="00621687">
        <w:rPr>
          <w:rStyle w:val="Nadpis1Char"/>
          <w:rFonts w:asciiTheme="minorHAnsi" w:hAnsiTheme="minorHAnsi" w:cstheme="minorHAnsi"/>
        </w:rPr>
        <w:t>5. Grafické výstupy aplikací</w:t>
      </w:r>
      <w:bookmarkEnd w:id="42"/>
    </w:p>
    <w:bookmarkEnd w:id="43"/>
    <w:p w14:paraId="4426DE4A" w14:textId="72F0E138"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0ED9F48F" w:rsidR="00F67031" w:rsidRDefault="00621EB4" w:rsidP="00621EB4">
      <w:pPr>
        <w:pStyle w:val="Titulek"/>
        <w:ind w:left="1416" w:firstLine="708"/>
        <w:jc w:val="both"/>
      </w:pPr>
      <w:bookmarkStart w:id="44" w:name="_Ref86178372"/>
      <w:r>
        <w:t xml:space="preserve">Obr. </w:t>
      </w:r>
      <w:fldSimple w:instr=" SEQ Obrázek \* ARABIC ">
        <w:r w:rsidR="00D907AA">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9100424"/>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9100425"/>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9100426"/>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9100427"/>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7CF30FC"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28876A4"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D907AA">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9100428"/>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9100429"/>
      <w:r w:rsidRPr="00FD4AB2">
        <w:rPr>
          <w:rFonts w:asciiTheme="minorHAnsi" w:hAnsiTheme="minorHAnsi" w:cstheme="minorHAnsi"/>
        </w:rPr>
        <w:lastRenderedPageBreak/>
        <w:t>5.3.1 Xamarin</w:t>
      </w:r>
      <w:bookmarkEnd w:id="51"/>
    </w:p>
    <w:p w14:paraId="0ED6474E" w14:textId="413ABEA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9100430"/>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3"/>
    </w:p>
    <w:p w14:paraId="77FD17D8" w14:textId="138C5FD6"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lastRenderedPageBreak/>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985F3F3" w:rsidR="00F67031" w:rsidRPr="00621687" w:rsidRDefault="00F67031" w:rsidP="00427107">
      <w:pPr>
        <w:pStyle w:val="Titulek"/>
        <w:rPr>
          <w:rFonts w:cstheme="minorHAnsi"/>
        </w:rPr>
      </w:pPr>
      <w:bookmarkStart w:id="59" w:name="_Ref75370800"/>
      <w:r>
        <w:t xml:space="preserve">Tab. </w:t>
      </w:r>
      <w:fldSimple w:instr=" SEQ Tabulka \* ARABIC ">
        <w:r w:rsidR="00E3778F">
          <w:rPr>
            <w:noProof/>
          </w:rPr>
          <w:t>3</w:t>
        </w:r>
      </w:fldSimple>
      <w:bookmarkEnd w:id="59"/>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9100437"/>
      <w:r w:rsidRPr="00621687">
        <w:rPr>
          <w:rStyle w:val="Nadpis1Char"/>
          <w:rFonts w:asciiTheme="minorHAnsi" w:hAnsiTheme="minorHAnsi" w:cstheme="minorHAnsi"/>
        </w:rPr>
        <w:t>6. Návrh aplikačního modelu</w:t>
      </w:r>
      <w:bookmarkEnd w:id="60"/>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61" w:name="_Ref127987606"/>
      <w:r>
        <w:t xml:space="preserve">Obr. </w:t>
      </w:r>
      <w:fldSimple w:instr=" SEQ Obrázek \* ARABIC ">
        <w:r w:rsidR="00D907AA">
          <w:rPr>
            <w:noProof/>
          </w:rPr>
          <w:t>5</w:t>
        </w:r>
      </w:fldSimple>
      <w:bookmarkEnd w:id="6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2"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63" w:name="_Toc129100439"/>
      <w:r w:rsidRPr="00026347">
        <w:rPr>
          <w:shd w:val="clear" w:color="auto" w:fill="FFFFFF"/>
        </w:rPr>
        <w:lastRenderedPageBreak/>
        <w:t>7.</w:t>
      </w:r>
      <w:r>
        <w:rPr>
          <w:shd w:val="clear" w:color="auto" w:fill="FFFFFF"/>
        </w:rPr>
        <w:t>1 knihovna</w:t>
      </w:r>
      <w:bookmarkEnd w:id="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4" w:name="_Ref103770918"/>
      <w:bookmarkStart w:id="65" w:name="_Toc129100440"/>
      <w:r w:rsidRPr="00026347">
        <w:t>7</w:t>
      </w:r>
      <w:r w:rsidR="00AB4BCD" w:rsidRPr="00026347">
        <w:t xml:space="preserve">.1.1 </w:t>
      </w:r>
      <w:r w:rsidR="00E9240E" w:rsidRPr="00026347">
        <w:t>atributy</w:t>
      </w:r>
      <w:bookmarkEnd w:id="64"/>
      <w:bookmarkEnd w:id="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6" w:name="_Toc129100441"/>
      <w:r w:rsidRPr="00026347">
        <w:t>7</w:t>
      </w:r>
      <w:r w:rsidR="00CB6506" w:rsidRPr="00026347">
        <w:t>.1.2 buffy</w:t>
      </w:r>
      <w:bookmarkEnd w:id="66"/>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7" w:name="_Toc129100442"/>
      <w:r w:rsidRPr="00026347">
        <w:t>7</w:t>
      </w:r>
      <w:r w:rsidR="002B5D06" w:rsidRPr="00026347">
        <w:t>.1.</w:t>
      </w:r>
      <w:r w:rsidR="00D936AC" w:rsidRPr="00026347">
        <w:t>3</w:t>
      </w:r>
      <w:r w:rsidR="002B5D06" w:rsidRPr="00026347">
        <w:t xml:space="preserve"> Postavy</w:t>
      </w:r>
      <w:bookmarkEnd w:id="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68" w:name="_Toc129100443"/>
      <w:r w:rsidRPr="00026347">
        <w:t>7</w:t>
      </w:r>
      <w:r w:rsidR="00925157" w:rsidRPr="00026347">
        <w:t>.1.4 Předměty</w:t>
      </w:r>
      <w:bookmarkEnd w:id="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9" w:name="_Toc129100444"/>
      <w:r w:rsidRPr="00026347">
        <w:t>7</w:t>
      </w:r>
      <w:r w:rsidR="00B4160F" w:rsidRPr="00026347">
        <w:t>.1.5 inventáře</w:t>
      </w:r>
      <w:bookmarkEnd w:id="69"/>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0" w:name="_Toc129100445"/>
      <w:r w:rsidRPr="00026347">
        <w:t>7</w:t>
      </w:r>
      <w:r w:rsidR="00803C7A" w:rsidRPr="00026347">
        <w:t>.1.6 kouzla</w:t>
      </w:r>
      <w:bookmarkEnd w:id="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71" w:name="_Toc129100446"/>
      <w:r w:rsidRPr="00026347">
        <w:t>7</w:t>
      </w:r>
      <w:r w:rsidR="00A21C2C" w:rsidRPr="00026347">
        <w:t>.1.7 mapa</w:t>
      </w:r>
      <w:bookmarkEnd w:id="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2" w:name="_Toc129100447"/>
      <w:r w:rsidRPr="00026347">
        <w:t>7</w:t>
      </w:r>
      <w:r w:rsidR="00BD6C97" w:rsidRPr="00026347">
        <w:t>.6.8 úkoly</w:t>
      </w:r>
      <w:bookmarkEnd w:id="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73" w:name="_Toc129100448"/>
      <w:r w:rsidRPr="00026347">
        <w:t>7</w:t>
      </w:r>
      <w:r w:rsidR="002D4783" w:rsidRPr="00026347">
        <w:t>.1.</w:t>
      </w:r>
      <w:r w:rsidR="00BE0C3C" w:rsidRPr="00026347">
        <w:t>9</w:t>
      </w:r>
      <w:r w:rsidR="002D4783" w:rsidRPr="00026347">
        <w:t xml:space="preserve"> GameManager</w:t>
      </w:r>
      <w:bookmarkEnd w:id="73"/>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4" w:name="_Toc129100449"/>
      <w:r w:rsidRPr="00026347">
        <w:lastRenderedPageBreak/>
        <w:t>7</w:t>
      </w:r>
      <w:r w:rsidR="00BE0C3C" w:rsidRPr="00026347">
        <w:t>.1.10 nastavení</w:t>
      </w:r>
      <w:bookmarkEnd w:id="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5" w:name="_Toc129100450"/>
      <w:r w:rsidRPr="00026347">
        <w:t>7</w:t>
      </w:r>
      <w:r w:rsidR="00AB30A6" w:rsidRPr="00026347">
        <w:t xml:space="preserve">.2 </w:t>
      </w:r>
      <w:r w:rsidR="00C44197" w:rsidRPr="00026347">
        <w:t>TestovaniCastiKnihovny</w:t>
      </w:r>
      <w:bookmarkEnd w:id="75"/>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6" w:name="_Toc129100451"/>
      <w:r w:rsidRPr="00026347">
        <w:t>7</w:t>
      </w:r>
      <w:r w:rsidR="0069559A" w:rsidRPr="00026347">
        <w:t>.2.1</w:t>
      </w:r>
      <w:r w:rsidR="00555477" w:rsidRPr="00026347">
        <w:t xml:space="preserve"> okno</w:t>
      </w:r>
      <w:r w:rsidR="0069559A" w:rsidRPr="00026347">
        <w:t xml:space="preserve"> Form1</w:t>
      </w:r>
      <w:bookmarkEnd w:id="76"/>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77" w:name="_Ref124797379"/>
      <w:bookmarkStart w:id="78" w:name="_Ref124797370"/>
      <w:r>
        <w:t xml:space="preserve">Obr. </w:t>
      </w:r>
      <w:fldSimple w:instr=" SEQ Obrázek \* ARABIC ">
        <w:r w:rsidR="00D907AA">
          <w:rPr>
            <w:noProof/>
          </w:rPr>
          <w:t>6</w:t>
        </w:r>
      </w:fldSimple>
      <w:bookmarkEnd w:id="77"/>
      <w:r>
        <w:t xml:space="preserve"> </w:t>
      </w:r>
      <w:r w:rsidR="008D047E">
        <w:t xml:space="preserve">okno </w:t>
      </w:r>
      <w:r>
        <w:t>Form1-vlastní</w:t>
      </w:r>
      <w:bookmarkEnd w:id="78"/>
    </w:p>
    <w:p w14:paraId="659485D2" w14:textId="5CE8A6FB" w:rsidR="0069559A" w:rsidRDefault="00C77786" w:rsidP="00237525">
      <w:pPr>
        <w:pStyle w:val="Nadpis3"/>
      </w:pPr>
      <w:bookmarkStart w:id="79" w:name="_Toc129100452"/>
      <w:r w:rsidRPr="00026347">
        <w:t>7</w:t>
      </w:r>
      <w:r w:rsidR="00237525" w:rsidRPr="00026347">
        <w:t>.2.2</w:t>
      </w:r>
      <w:r w:rsidR="00D62635" w:rsidRPr="00026347">
        <w:t xml:space="preserve"> okno VypisPostava</w:t>
      </w:r>
      <w:bookmarkEnd w:id="79"/>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80" w:name="_Ref124798461"/>
      <w:r>
        <w:t xml:space="preserve">Obr. </w:t>
      </w:r>
      <w:fldSimple w:instr=" SEQ Obrázek \* ARABIC ">
        <w:r w:rsidR="00D907AA">
          <w:rPr>
            <w:noProof/>
          </w:rPr>
          <w:t>7</w:t>
        </w:r>
      </w:fldSimple>
      <w:bookmarkEnd w:id="80"/>
      <w:r>
        <w:t xml:space="preserve"> </w:t>
      </w:r>
      <w:r w:rsidR="008D047E">
        <w:t xml:space="preserve">okno </w:t>
      </w:r>
      <w:r>
        <w:t>VypisPostava-vlastní</w:t>
      </w:r>
    </w:p>
    <w:p w14:paraId="0A856BFA" w14:textId="0D968717" w:rsidR="00237525" w:rsidRDefault="00C77786" w:rsidP="007F1C5C">
      <w:pPr>
        <w:pStyle w:val="Nadpis3"/>
      </w:pPr>
      <w:bookmarkStart w:id="81" w:name="_Toc129100453"/>
      <w:r w:rsidRPr="00026347">
        <w:t>7</w:t>
      </w:r>
      <w:r w:rsidR="007F1C5C" w:rsidRPr="00026347">
        <w:t>.2.3 okno Combat</w:t>
      </w:r>
      <w:bookmarkEnd w:id="81"/>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82" w:name="_Ref124799884"/>
      <w:r>
        <w:t xml:space="preserve">Obr. </w:t>
      </w:r>
      <w:fldSimple w:instr=" SEQ Obrázek \* ARABIC ">
        <w:r w:rsidR="00D907AA">
          <w:rPr>
            <w:noProof/>
          </w:rPr>
          <w:t>8</w:t>
        </w:r>
      </w:fldSimple>
      <w:bookmarkEnd w:id="82"/>
      <w:r>
        <w:t xml:space="preserve"> </w:t>
      </w:r>
      <w:r w:rsidR="008D047E">
        <w:t xml:space="preserve">okno </w:t>
      </w:r>
      <w:r>
        <w:t>Combat-vlastní</w:t>
      </w:r>
    </w:p>
    <w:p w14:paraId="05B80103" w14:textId="5ECD05BC" w:rsidR="00237525" w:rsidRDefault="00C77786" w:rsidP="00185E5F">
      <w:pPr>
        <w:pStyle w:val="Nadpis3"/>
      </w:pPr>
      <w:bookmarkStart w:id="83" w:name="_Toc129100454"/>
      <w:r w:rsidRPr="00026347">
        <w:t>7</w:t>
      </w:r>
      <w:r w:rsidR="00185E5F" w:rsidRPr="00026347">
        <w:t>.2.4 okno BuffForm</w:t>
      </w:r>
      <w:bookmarkEnd w:id="83"/>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84" w:name="_Ref128410514"/>
      <w:r>
        <w:t xml:space="preserve">Obr. </w:t>
      </w:r>
      <w:fldSimple w:instr=" SEQ Obrázek \* ARABIC ">
        <w:r w:rsidR="00D907AA">
          <w:rPr>
            <w:noProof/>
          </w:rPr>
          <w:t>9</w:t>
        </w:r>
      </w:fldSimple>
      <w:bookmarkEnd w:id="84"/>
      <w:r>
        <w:t xml:space="preserve"> okno BuffForm-vlastní</w:t>
      </w:r>
    </w:p>
    <w:p w14:paraId="3DB6C94E" w14:textId="186FD567" w:rsidR="00237525" w:rsidRPr="00026347" w:rsidRDefault="00C77786" w:rsidP="00417082">
      <w:pPr>
        <w:pStyle w:val="Nadpis3"/>
      </w:pPr>
      <w:bookmarkStart w:id="85" w:name="_Toc129100455"/>
      <w:r w:rsidRPr="00026347">
        <w:t>7</w:t>
      </w:r>
      <w:r w:rsidR="00417082" w:rsidRPr="00026347">
        <w:t>.2.5 okno InventarForm</w:t>
      </w:r>
      <w:bookmarkEnd w:id="85"/>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86" w:name="_Ref128413124"/>
      <w:r>
        <w:t xml:space="preserve">Obr. </w:t>
      </w:r>
      <w:fldSimple w:instr=" SEQ Obrázek \* ARABIC ">
        <w:r w:rsidR="00D907AA">
          <w:rPr>
            <w:noProof/>
          </w:rPr>
          <w:t>10</w:t>
        </w:r>
      </w:fldSimple>
      <w:bookmarkEnd w:id="86"/>
      <w:r>
        <w:t xml:space="preserve"> okno InventarForm v početní a hmotnostní variantě-vlastní</w:t>
      </w:r>
    </w:p>
    <w:p w14:paraId="66685981" w14:textId="6A3A7293" w:rsidR="00417082" w:rsidRDefault="00C77786" w:rsidP="00417082">
      <w:pPr>
        <w:pStyle w:val="Nadpis3"/>
      </w:pPr>
      <w:bookmarkStart w:id="87" w:name="_Toc129100456"/>
      <w:r w:rsidRPr="00026347">
        <w:t>7</w:t>
      </w:r>
      <w:r w:rsidR="00417082" w:rsidRPr="00026347">
        <w:t>.2.6 okn</w:t>
      </w:r>
      <w:r w:rsidR="00C31739">
        <w:t>a</w:t>
      </w:r>
      <w:r w:rsidR="00417082" w:rsidRPr="00026347">
        <w:t xml:space="preserve"> ChunkForm</w:t>
      </w:r>
      <w:r w:rsidR="00C31739">
        <w:t xml:space="preserve"> a MapaForm</w:t>
      </w:r>
      <w:bookmarkEnd w:id="87"/>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88" w:name="_Ref128417280"/>
      <w:r>
        <w:t xml:space="preserve">Obr. </w:t>
      </w:r>
      <w:fldSimple w:instr=" SEQ Obrázek \* ARABIC ">
        <w:r w:rsidR="00D907AA">
          <w:rPr>
            <w:noProof/>
          </w:rPr>
          <w:t>11</w:t>
        </w:r>
      </w:fldSimple>
      <w:bookmarkEnd w:id="88"/>
      <w:r>
        <w:t xml:space="preserve"> okno ChunkForm-vlastní</w:t>
      </w:r>
    </w:p>
    <w:p w14:paraId="7FAEB0E8" w14:textId="1A437535" w:rsidR="00417082" w:rsidRPr="00026347" w:rsidRDefault="00C77786" w:rsidP="00417082">
      <w:pPr>
        <w:pStyle w:val="Nadpis3"/>
      </w:pPr>
      <w:bookmarkStart w:id="89" w:name="_Toc129100457"/>
      <w:r w:rsidRPr="00026347">
        <w:t>7</w:t>
      </w:r>
      <w:r w:rsidR="00417082" w:rsidRPr="00026347">
        <w:t>.2.7 okno UkolForm</w:t>
      </w:r>
      <w:bookmarkEnd w:id="89"/>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90" w:name="_Ref128418537"/>
      <w:r>
        <w:t xml:space="preserve">Obr. </w:t>
      </w:r>
      <w:fldSimple w:instr=" SEQ Obrázek \* ARABIC ">
        <w:r w:rsidR="00D907AA">
          <w:rPr>
            <w:noProof/>
          </w:rPr>
          <w:t>12</w:t>
        </w:r>
      </w:fldSimple>
      <w:bookmarkEnd w:id="90"/>
      <w:r w:rsidR="00F01FF8">
        <w:t xml:space="preserve"> okno</w:t>
      </w:r>
      <w:r>
        <w:t xml:space="preserve"> UkolForm-vlastní</w:t>
      </w:r>
    </w:p>
    <w:p w14:paraId="343CE1F3" w14:textId="4958CE7C" w:rsidR="00417082" w:rsidRDefault="00C77786" w:rsidP="00417082">
      <w:pPr>
        <w:pStyle w:val="Nadpis3"/>
      </w:pPr>
      <w:bookmarkStart w:id="91" w:name="_Toc129100458"/>
      <w:r w:rsidRPr="00026347">
        <w:t>7</w:t>
      </w:r>
      <w:r w:rsidR="00417082" w:rsidRPr="00026347">
        <w:t>.2.8 okno NastaveniForm</w:t>
      </w:r>
      <w:bookmarkEnd w:id="91"/>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92" w:name="_Ref128468001"/>
      <w:r>
        <w:t>Obr</w:t>
      </w:r>
      <w:r w:rsidR="00675849">
        <w:t>.</w:t>
      </w:r>
      <w:r>
        <w:t xml:space="preserve"> </w:t>
      </w:r>
      <w:fldSimple w:instr=" SEQ Obrázek \* ARABIC ">
        <w:r w:rsidR="00D907AA">
          <w:rPr>
            <w:noProof/>
          </w:rPr>
          <w:t>13</w:t>
        </w:r>
      </w:fldSimple>
      <w:bookmarkEnd w:id="92"/>
      <w:r>
        <w:t xml:space="preserve"> okno NastaveniForm-vlastní</w:t>
      </w:r>
    </w:p>
    <w:p w14:paraId="4EEF6293" w14:textId="37C8A479" w:rsidR="00E02B9D" w:rsidRPr="00026347" w:rsidRDefault="00C77786" w:rsidP="00E02B9D">
      <w:pPr>
        <w:pStyle w:val="Nadpis3"/>
      </w:pPr>
      <w:bookmarkStart w:id="93" w:name="_Toc129100459"/>
      <w:r w:rsidRPr="00026347">
        <w:t>7</w:t>
      </w:r>
      <w:r w:rsidR="00E02B9D" w:rsidRPr="00026347">
        <w:t xml:space="preserve">.2.9 okno </w:t>
      </w:r>
      <w:r w:rsidR="003F6983" w:rsidRPr="00026347">
        <w:t>GMMapaForm</w:t>
      </w:r>
      <w:bookmarkEnd w:id="93"/>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94" w:name="_Ref128488987"/>
      <w:r>
        <w:t xml:space="preserve">Obr. </w:t>
      </w:r>
      <w:fldSimple w:instr=" SEQ Obrázek \* ARABIC ">
        <w:r w:rsidR="00D907AA">
          <w:rPr>
            <w:noProof/>
          </w:rPr>
          <w:t>14</w:t>
        </w:r>
      </w:fldSimple>
      <w:bookmarkEnd w:id="94"/>
      <w:r>
        <w:t xml:space="preserve"> okno GMMapaForm-vlastní</w:t>
      </w:r>
    </w:p>
    <w:p w14:paraId="4B9600D4" w14:textId="17FA3D3D" w:rsidR="00E02B9D" w:rsidRPr="00026347" w:rsidRDefault="00C77786" w:rsidP="00E02B9D">
      <w:pPr>
        <w:pStyle w:val="Nadpis3"/>
      </w:pPr>
      <w:bookmarkStart w:id="95" w:name="_Toc129100460"/>
      <w:r w:rsidRPr="00026347">
        <w:t>7</w:t>
      </w:r>
      <w:r w:rsidR="00E02B9D" w:rsidRPr="00026347">
        <w:t xml:space="preserve">.2.10 okno </w:t>
      </w:r>
      <w:r w:rsidR="003F6983">
        <w:t>GMPostavyForm</w:t>
      </w:r>
      <w:bookmarkEnd w:id="95"/>
      <w:r w:rsidR="003F6983">
        <w:t xml:space="preserve"> </w:t>
      </w:r>
    </w:p>
    <w:p w14:paraId="0F05CA46" w14:textId="19A1D3C8" w:rsidR="00E02B9D" w:rsidRPr="00026347" w:rsidRDefault="00B33767">
      <w:pPr>
        <w:jc w:val="both"/>
        <w:pPrChange w:id="96" w:author="Martin Novák" w:date="2023-03-07T17:52:00Z">
          <w:pPr/>
        </w:pPrChange>
      </w:pPr>
      <w:ins w:id="97" w:author="Martin Novák" w:date="2023-03-07T17:14:00Z">
        <w:r>
          <w:t xml:space="preserve">Ačkoliv na první pohled toto okno vypadá stejně jako </w:t>
        </w:r>
        <w:r w:rsidRPr="0021250C">
          <w:rPr>
            <w:i/>
            <w:iCs/>
            <w:rPrChange w:id="98" w:author="Martin Novák" w:date="2023-03-07T17:36:00Z">
              <w:rPr/>
            </w:rPrChange>
          </w:rPr>
          <w:t>VypisPostava</w:t>
        </w:r>
        <w:r>
          <w:t>, tak logika na pozadí j</w:t>
        </w:r>
      </w:ins>
      <w:ins w:id="99" w:author="Martin Novák" w:date="2023-03-07T17:15:00Z">
        <w:r>
          <w:t>e odlišná.</w:t>
        </w:r>
      </w:ins>
      <w:ins w:id="100" w:author="Martin Novák" w:date="2023-03-07T17:34:00Z">
        <w:r w:rsidR="00CF7FCA">
          <w:t xml:space="preserve"> Postavy nejsou vytvářeny </w:t>
        </w:r>
      </w:ins>
      <w:ins w:id="101" w:author="Martin Novák" w:date="2023-03-07T17:35:00Z">
        <w:r w:rsidR="00CF7FCA">
          <w:t>přímo kódem na pozadí tohoto okna, ale je zavolána</w:t>
        </w:r>
      </w:ins>
      <w:ins w:id="102" w:author="Martin Novák" w:date="2023-03-07T17:36:00Z">
        <w:r w:rsidR="0021250C">
          <w:t xml:space="preserve"> metoda v</w:t>
        </w:r>
      </w:ins>
      <w:ins w:id="103" w:author="Martin Novák" w:date="2023-03-07T17:37:00Z">
        <w:r w:rsidR="0021250C">
          <w:t> </w:t>
        </w:r>
      </w:ins>
      <w:ins w:id="104" w:author="Martin Novák" w:date="2023-03-07T17:36:00Z">
        <w:r w:rsidR="0021250C">
          <w:t>gamemanegeru</w:t>
        </w:r>
      </w:ins>
      <w:ins w:id="105" w:author="Martin Novák" w:date="2023-03-07T17:37:00Z">
        <w:r w:rsidR="0021250C">
          <w:t xml:space="preserve">, </w:t>
        </w:r>
      </w:ins>
      <w:ins w:id="106" w:author="Martin Novák" w:date="2023-03-07T17:39:00Z">
        <w:r w:rsidR="0021250C">
          <w:t>již</w:t>
        </w:r>
      </w:ins>
      <w:ins w:id="107" w:author="Martin Novák" w:date="2023-03-07T17:37:00Z">
        <w:r w:rsidR="0021250C">
          <w:t xml:space="preserve"> je předán seznam skupin</w:t>
        </w:r>
      </w:ins>
      <w:ins w:id="108" w:author="Martin Novák" w:date="2023-03-07T17:38:00Z">
        <w:r w:rsidR="0021250C">
          <w:t xml:space="preserve"> Statů, které má </w:t>
        </w:r>
      </w:ins>
      <w:ins w:id="109" w:author="Martin Novák" w:date="2023-03-07T17:39:00Z">
        <w:r w:rsidR="0021250C">
          <w:t>nově vytvořená postava mít.</w:t>
        </w:r>
      </w:ins>
    </w:p>
    <w:p w14:paraId="2E749CE8" w14:textId="7C2DAB64" w:rsidR="00E02B9D" w:rsidRDefault="00C77786" w:rsidP="00E02B9D">
      <w:pPr>
        <w:pStyle w:val="Nadpis3"/>
      </w:pPr>
      <w:bookmarkStart w:id="110" w:name="_Toc129100461"/>
      <w:r w:rsidRPr="00026347">
        <w:t>7</w:t>
      </w:r>
      <w:r w:rsidR="00E02B9D" w:rsidRPr="00026347">
        <w:t>.2.11 okno GMUkl</w:t>
      </w:r>
      <w:ins w:id="111" w:author="Martin Novák" w:date="2023-03-07T19:08:00Z">
        <w:r w:rsidR="00EF5148">
          <w:t>a</w:t>
        </w:r>
      </w:ins>
      <w:r w:rsidR="00E02B9D" w:rsidRPr="00026347">
        <w:t>daniForm</w:t>
      </w:r>
      <w:bookmarkEnd w:id="110"/>
    </w:p>
    <w:p w14:paraId="2E97579E" w14:textId="7625E511" w:rsidR="0039715B" w:rsidRDefault="00EF5148" w:rsidP="006E2214">
      <w:pPr>
        <w:jc w:val="both"/>
        <w:rPr>
          <w:ins w:id="112" w:author="Martin Novák" w:date="2023-03-07T17:56:00Z"/>
          <w:rFonts w:cstheme="minorHAnsi"/>
          <w:color w:val="000000"/>
          <w:sz w:val="20"/>
          <w:szCs w:val="20"/>
          <w:shd w:val="clear" w:color="auto" w:fill="FFFFFF"/>
        </w:rPr>
        <w:pPrChange w:id="113" w:author="Martin Novák" w:date="2023-03-08T21:52:00Z">
          <w:pPr/>
        </w:pPrChange>
      </w:pPr>
      <w:ins w:id="114" w:author="Martin Novák" w:date="2023-03-07T19:08:00Z">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ins>
      <w:r>
        <w:rPr>
          <w:rFonts w:cstheme="minorHAnsi"/>
          <w:color w:val="000000"/>
          <w:sz w:val="20"/>
          <w:szCs w:val="20"/>
          <w:shd w:val="clear" w:color="auto" w:fill="FFFFFF"/>
        </w:rPr>
      </w:r>
      <w:r>
        <w:rPr>
          <w:rFonts w:cstheme="minorHAnsi"/>
          <w:color w:val="000000"/>
          <w:sz w:val="20"/>
          <w:szCs w:val="20"/>
          <w:shd w:val="clear" w:color="auto" w:fill="FFFFFF"/>
        </w:rPr>
        <w:fldChar w:fldCharType="separate"/>
      </w:r>
      <w:ins w:id="115" w:author="Martin Novák" w:date="2023-03-07T19:08:00Z">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ins>
      <w:ins w:id="116" w:author="Martin Novák" w:date="2023-03-07T19:09:00Z">
        <w:r w:rsidR="00A0006B">
          <w:rPr>
            <w:rFonts w:cstheme="minorHAnsi"/>
            <w:color w:val="000000"/>
            <w:sz w:val="20"/>
            <w:szCs w:val="20"/>
            <w:shd w:val="clear" w:color="auto" w:fill="FFFFFF"/>
          </w:rPr>
          <w:t xml:space="preserve"> okno sloužící k otestování </w:t>
        </w:r>
      </w:ins>
      <w:ins w:id="117" w:author="Martin Novák" w:date="2023-03-07T19:13:00Z">
        <w:r w:rsidR="00A0006B">
          <w:rPr>
            <w:rFonts w:cstheme="minorHAnsi"/>
            <w:color w:val="000000"/>
            <w:sz w:val="20"/>
            <w:szCs w:val="20"/>
            <w:shd w:val="clear" w:color="auto" w:fill="FFFFFF"/>
          </w:rPr>
          <w:t xml:space="preserve">funkčnosti </w:t>
        </w:r>
      </w:ins>
      <w:ins w:id="118" w:author="Martin Novák" w:date="2023-03-07T19:09:00Z">
        <w:r w:rsidR="00A0006B">
          <w:rPr>
            <w:rFonts w:cstheme="minorHAnsi"/>
            <w:color w:val="000000"/>
            <w:sz w:val="20"/>
            <w:szCs w:val="20"/>
            <w:shd w:val="clear" w:color="auto" w:fill="FFFFFF"/>
          </w:rPr>
          <w:t>ukládání a načítání rozehrané hry. Při kliknutí na tla</w:t>
        </w:r>
      </w:ins>
      <w:ins w:id="119" w:author="Martin Novák" w:date="2023-03-07T19:10:00Z">
        <w:r w:rsidR="00A0006B">
          <w:rPr>
            <w:rFonts w:cstheme="minorHAnsi"/>
            <w:color w:val="000000"/>
            <w:sz w:val="20"/>
            <w:szCs w:val="20"/>
            <w:shd w:val="clear" w:color="auto" w:fill="FFFFFF"/>
          </w:rPr>
          <w:t xml:space="preserve">čítko </w:t>
        </w:r>
        <w:r w:rsidR="00A0006B" w:rsidRPr="00A0006B">
          <w:rPr>
            <w:rFonts w:cstheme="minorHAnsi"/>
            <w:i/>
            <w:iCs/>
            <w:color w:val="000000"/>
            <w:sz w:val="20"/>
            <w:szCs w:val="20"/>
            <w:shd w:val="clear" w:color="auto" w:fill="FFFFFF"/>
            <w:rPrChange w:id="120" w:author="Martin Novák" w:date="2023-03-07T19:10:00Z">
              <w:rPr>
                <w:rFonts w:cstheme="minorHAnsi"/>
                <w:color w:val="000000"/>
                <w:sz w:val="20"/>
                <w:szCs w:val="20"/>
                <w:shd w:val="clear" w:color="auto" w:fill="FFFFFF"/>
              </w:rPr>
            </w:rPrChange>
          </w:rPr>
          <w:t>uloz</w:t>
        </w:r>
        <w:r w:rsidR="00A0006B">
          <w:rPr>
            <w:rFonts w:cstheme="minorHAnsi"/>
            <w:color w:val="000000"/>
            <w:sz w:val="20"/>
            <w:szCs w:val="20"/>
            <w:shd w:val="clear" w:color="auto" w:fill="FFFFFF"/>
          </w:rPr>
          <w:t xml:space="preserve"> je vytvořena nová hra </w:t>
        </w:r>
      </w:ins>
      <w:ins w:id="121" w:author="Martin Novák" w:date="2023-03-07T19:14:00Z">
        <w:r w:rsidR="00A0006B">
          <w:rPr>
            <w:rFonts w:cstheme="minorHAnsi"/>
            <w:color w:val="000000"/>
            <w:sz w:val="20"/>
            <w:szCs w:val="20"/>
            <w:shd w:val="clear" w:color="auto" w:fill="FFFFFF"/>
          </w:rPr>
          <w:t xml:space="preserve">obsahující </w:t>
        </w:r>
      </w:ins>
      <w:ins w:id="122" w:author="Martin Novák" w:date="2023-03-07T19:15:00Z">
        <w:r w:rsidR="00A0006B">
          <w:rPr>
            <w:rFonts w:cstheme="minorHAnsi"/>
            <w:color w:val="000000"/>
            <w:sz w:val="20"/>
            <w:szCs w:val="20"/>
            <w:shd w:val="clear" w:color="auto" w:fill="FFFFFF"/>
          </w:rPr>
          <w:t xml:space="preserve">vygenerovanou mapu, </w:t>
        </w:r>
      </w:ins>
      <w:ins w:id="123" w:author="Martin Novák" w:date="2023-03-07T19:14:00Z">
        <w:r w:rsidR="00A0006B">
          <w:rPr>
            <w:rFonts w:cstheme="minorHAnsi"/>
            <w:color w:val="000000"/>
            <w:sz w:val="20"/>
            <w:szCs w:val="20"/>
            <w:shd w:val="clear" w:color="auto" w:fill="FFFFFF"/>
          </w:rPr>
          <w:t>dvě hráčovi a jednu nehratelnou postavu</w:t>
        </w:r>
      </w:ins>
      <w:ins w:id="124" w:author="Martin Novák" w:date="2023-03-07T19:15:00Z">
        <w:r w:rsidR="003B306A">
          <w:rPr>
            <w:rFonts w:cstheme="minorHAnsi"/>
            <w:color w:val="000000"/>
            <w:sz w:val="20"/>
            <w:szCs w:val="20"/>
            <w:shd w:val="clear" w:color="auto" w:fill="FFFFFF"/>
          </w:rPr>
          <w:t>.</w:t>
        </w:r>
      </w:ins>
      <w:ins w:id="125" w:author="Martin Novák" w:date="2023-03-08T21:54:00Z">
        <w:r w:rsidR="006E2214">
          <w:rPr>
            <w:rFonts w:cstheme="minorHAnsi"/>
            <w:color w:val="000000"/>
            <w:sz w:val="20"/>
            <w:szCs w:val="20"/>
            <w:shd w:val="clear" w:color="auto" w:fill="FFFFFF"/>
          </w:rPr>
          <w:t xml:space="preserve"> </w:t>
        </w:r>
      </w:ins>
      <w:ins w:id="126" w:author="Martin Novák" w:date="2023-03-08T21:55:00Z">
        <w:r w:rsidR="006E2214">
          <w:rPr>
            <w:rFonts w:cstheme="minorHAnsi"/>
            <w:color w:val="000000"/>
            <w:sz w:val="20"/>
            <w:szCs w:val="20"/>
            <w:shd w:val="clear" w:color="auto" w:fill="FFFFFF"/>
          </w:rPr>
          <w:t xml:space="preserve">Po uložení či načtení jsou tyto údaje zobrazeny, </w:t>
        </w:r>
      </w:ins>
      <w:ins w:id="127" w:author="Martin Novák" w:date="2023-03-08T21:57:00Z">
        <w:r w:rsidR="006E2214">
          <w:rPr>
            <w:rFonts w:cstheme="minorHAnsi"/>
            <w:color w:val="000000"/>
            <w:sz w:val="20"/>
            <w:szCs w:val="20"/>
            <w:shd w:val="clear" w:color="auto" w:fill="FFFFFF"/>
          </w:rPr>
          <w:t>čímž</w:t>
        </w:r>
      </w:ins>
      <w:ins w:id="128" w:author="Martin Novák" w:date="2023-03-08T21:56:00Z">
        <w:r w:rsidR="006E2214">
          <w:rPr>
            <w:rFonts w:cstheme="minorHAnsi"/>
            <w:color w:val="000000"/>
            <w:sz w:val="20"/>
            <w:szCs w:val="20"/>
            <w:shd w:val="clear" w:color="auto" w:fill="FFFFFF"/>
          </w:rPr>
          <w:t xml:space="preserve"> je</w:t>
        </w:r>
      </w:ins>
      <w:ins w:id="129" w:author="Martin Novák" w:date="2023-03-08T21:55:00Z">
        <w:r w:rsidR="006E2214">
          <w:rPr>
            <w:rFonts w:cstheme="minorHAnsi"/>
            <w:color w:val="000000"/>
            <w:sz w:val="20"/>
            <w:szCs w:val="20"/>
            <w:shd w:val="clear" w:color="auto" w:fill="FFFFFF"/>
          </w:rPr>
          <w:t xml:space="preserve"> </w:t>
        </w:r>
      </w:ins>
      <w:ins w:id="130" w:author="Martin Novák" w:date="2023-03-08T21:57:00Z">
        <w:r w:rsidR="006E2214">
          <w:rPr>
            <w:rFonts w:cstheme="minorHAnsi"/>
            <w:color w:val="000000"/>
            <w:sz w:val="20"/>
            <w:szCs w:val="20"/>
            <w:shd w:val="clear" w:color="auto" w:fill="FFFFFF"/>
          </w:rPr>
          <w:t>u</w:t>
        </w:r>
      </w:ins>
      <w:ins w:id="131" w:author="Martin Novák" w:date="2023-03-08T21:55:00Z">
        <w:r w:rsidR="006E2214">
          <w:rPr>
            <w:rFonts w:cstheme="minorHAnsi"/>
            <w:color w:val="000000"/>
            <w:sz w:val="20"/>
            <w:szCs w:val="20"/>
            <w:shd w:val="clear" w:color="auto" w:fill="FFFFFF"/>
          </w:rPr>
          <w:t>možn</w:t>
        </w:r>
      </w:ins>
      <w:ins w:id="132" w:author="Martin Novák" w:date="2023-03-08T21:57:00Z">
        <w:r w:rsidR="006E2214">
          <w:rPr>
            <w:rFonts w:cstheme="minorHAnsi"/>
            <w:color w:val="000000"/>
            <w:sz w:val="20"/>
            <w:szCs w:val="20"/>
            <w:shd w:val="clear" w:color="auto" w:fill="FFFFFF"/>
          </w:rPr>
          <w:t>ěno</w:t>
        </w:r>
      </w:ins>
      <w:ins w:id="133" w:author="Martin Novák" w:date="2023-03-08T21:55:00Z">
        <w:r w:rsidR="006E2214">
          <w:rPr>
            <w:rFonts w:cstheme="minorHAnsi"/>
            <w:color w:val="000000"/>
            <w:sz w:val="20"/>
            <w:szCs w:val="20"/>
            <w:shd w:val="clear" w:color="auto" w:fill="FFFFFF"/>
          </w:rPr>
          <w:t xml:space="preserve"> překontrolovat jejich shodn</w:t>
        </w:r>
      </w:ins>
      <w:ins w:id="134" w:author="Martin Novák" w:date="2023-03-08T21:56:00Z">
        <w:r w:rsidR="006E2214">
          <w:rPr>
            <w:rFonts w:cstheme="minorHAnsi"/>
            <w:color w:val="000000"/>
            <w:sz w:val="20"/>
            <w:szCs w:val="20"/>
            <w:shd w:val="clear" w:color="auto" w:fill="FFFFFF"/>
          </w:rPr>
          <w:t xml:space="preserve">ost. </w:t>
        </w:r>
      </w:ins>
      <w:ins w:id="135" w:author="Martin Novák" w:date="2023-03-08T21:52:00Z">
        <w:r w:rsidR="006E2214">
          <w:rPr>
            <w:rFonts w:cstheme="minorHAnsi"/>
            <w:color w:val="000000"/>
            <w:sz w:val="20"/>
            <w:szCs w:val="20"/>
            <w:shd w:val="clear" w:color="auto" w:fill="FFFFFF"/>
          </w:rPr>
          <w:t xml:space="preserve"> </w:t>
        </w:r>
      </w:ins>
      <w:ins w:id="136" w:author="Martin Novák" w:date="2023-03-08T21:57:00Z">
        <w:r w:rsidR="00194C78">
          <w:rPr>
            <w:rFonts w:cstheme="minorHAnsi"/>
            <w:color w:val="000000"/>
            <w:sz w:val="20"/>
            <w:szCs w:val="20"/>
            <w:shd w:val="clear" w:color="auto" w:fill="FFFFFF"/>
          </w:rPr>
          <w:t xml:space="preserve">Aby šlo tuto operaci opakovat bez </w:t>
        </w:r>
      </w:ins>
      <w:ins w:id="137" w:author="Martin Novák" w:date="2023-03-08T21:58:00Z">
        <w:r w:rsidR="00194C78">
          <w:rPr>
            <w:rFonts w:cstheme="minorHAnsi"/>
            <w:color w:val="000000"/>
            <w:sz w:val="20"/>
            <w:szCs w:val="20"/>
            <w:shd w:val="clear" w:color="auto" w:fill="FFFFFF"/>
          </w:rPr>
          <w:t xml:space="preserve">neustálého zavírání a </w:t>
        </w:r>
      </w:ins>
      <w:ins w:id="138" w:author="Martin Novák" w:date="2023-03-08T21:59:00Z">
        <w:r w:rsidR="00D515A1">
          <w:rPr>
            <w:rFonts w:cstheme="minorHAnsi"/>
            <w:color w:val="000000"/>
            <w:sz w:val="20"/>
            <w:szCs w:val="20"/>
            <w:shd w:val="clear" w:color="auto" w:fill="FFFFFF"/>
          </w:rPr>
          <w:t xml:space="preserve">znovu </w:t>
        </w:r>
      </w:ins>
      <w:ins w:id="139" w:author="Martin Novák" w:date="2023-03-08T21:58:00Z">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w:t>
        </w:r>
      </w:ins>
      <w:ins w:id="140" w:author="Martin Novák" w:date="2023-03-08T21:59:00Z">
        <w:r w:rsidR="00D515A1">
          <w:rPr>
            <w:rFonts w:cstheme="minorHAnsi"/>
            <w:color w:val="000000"/>
            <w:sz w:val="20"/>
            <w:szCs w:val="20"/>
            <w:shd w:val="clear" w:color="auto" w:fill="FFFFFF"/>
          </w:rPr>
          <w:t>jsou pro každé uložení vytvořeny nov</w:t>
        </w:r>
      </w:ins>
      <w:ins w:id="141" w:author="Martin Novák" w:date="2023-03-08T22:00:00Z">
        <w:r w:rsidR="00D515A1">
          <w:rPr>
            <w:rFonts w:cstheme="minorHAnsi"/>
            <w:color w:val="000000"/>
            <w:sz w:val="20"/>
            <w:szCs w:val="20"/>
            <w:shd w:val="clear" w:color="auto" w:fill="FFFFFF"/>
          </w:rPr>
          <w:t>é údaje místo využití již existujících.</w:t>
        </w:r>
      </w:ins>
    </w:p>
    <w:p w14:paraId="53AF9FC7" w14:textId="77777777" w:rsidR="00D907AA" w:rsidRDefault="00D907AA">
      <w:pPr>
        <w:keepNext/>
        <w:rPr>
          <w:ins w:id="142" w:author="Martin Novák" w:date="2023-03-07T17:57:00Z"/>
        </w:rPr>
        <w:pPrChange w:id="143" w:author="Martin Novák" w:date="2023-03-07T17:57:00Z">
          <w:pPr/>
        </w:pPrChange>
      </w:pPr>
      <w:ins w:id="144" w:author="Martin Novák" w:date="2023-03-07T17:56:00Z">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ins>
    </w:p>
    <w:p w14:paraId="2107C9DC" w14:textId="7DD7D192" w:rsidR="00D907AA" w:rsidRPr="00621687" w:rsidRDefault="00D907AA">
      <w:pPr>
        <w:pStyle w:val="Titulek"/>
        <w:rPr>
          <w:rFonts w:cstheme="minorHAnsi"/>
          <w:color w:val="000000"/>
          <w:sz w:val="20"/>
          <w:szCs w:val="20"/>
          <w:shd w:val="clear" w:color="auto" w:fill="FFFFFF"/>
        </w:rPr>
        <w:pPrChange w:id="145" w:author="Martin Novák" w:date="2023-03-07T17:57:00Z">
          <w:pPr/>
        </w:pPrChange>
      </w:pPr>
      <w:bookmarkStart w:id="146" w:name="_Ref129108504"/>
      <w:ins w:id="147" w:author="Martin Novák" w:date="2023-03-07T17:57:00Z">
        <w:r>
          <w:t>Obr</w:t>
        </w:r>
      </w:ins>
      <w:ins w:id="148" w:author="Martin Novák" w:date="2023-03-07T17:58:00Z">
        <w:r w:rsidR="007B1788">
          <w:t>.</w:t>
        </w:r>
      </w:ins>
      <w:ins w:id="149" w:author="Martin Novák" w:date="2023-03-07T17:57:00Z">
        <w:r>
          <w:t xml:space="preserve"> </w:t>
        </w:r>
        <w:r>
          <w:fldChar w:fldCharType="begin"/>
        </w:r>
        <w:r>
          <w:instrText xml:space="preserve"> SEQ Obrázek \* ARABIC </w:instrText>
        </w:r>
      </w:ins>
      <w:r>
        <w:fldChar w:fldCharType="separate"/>
      </w:r>
      <w:ins w:id="150" w:author="Martin Novák" w:date="2023-03-07T17:57:00Z">
        <w:r>
          <w:rPr>
            <w:noProof/>
          </w:rPr>
          <w:t>15</w:t>
        </w:r>
        <w:r>
          <w:fldChar w:fldCharType="end"/>
        </w:r>
        <w:bookmarkEnd w:id="146"/>
        <w:r>
          <w:t xml:space="preserve"> okno </w:t>
        </w:r>
      </w:ins>
      <w:ins w:id="151" w:author="Martin Novák" w:date="2023-03-07T17:58:00Z">
        <w:r w:rsidR="00455CB2">
          <w:t>GMUkladaniForm – vlastní</w:t>
        </w:r>
      </w:ins>
    </w:p>
    <w:p w14:paraId="74AE5E83" w14:textId="716F197D" w:rsidR="00FB4E78" w:rsidRDefault="00F67031" w:rsidP="00C85D30">
      <w:pPr>
        <w:ind w:left="360"/>
        <w:rPr>
          <w:rFonts w:cstheme="minorHAnsi"/>
          <w:color w:val="000000"/>
          <w:sz w:val="20"/>
          <w:szCs w:val="20"/>
          <w:shd w:val="clear" w:color="auto" w:fill="FFFFFF"/>
        </w:rPr>
      </w:pPr>
      <w:bookmarkStart w:id="152" w:name="_Toc129100462"/>
      <w:r w:rsidRPr="00621687">
        <w:rPr>
          <w:rStyle w:val="Nadpis1Char"/>
          <w:rFonts w:asciiTheme="minorHAnsi" w:hAnsiTheme="minorHAnsi" w:cstheme="minorHAnsi"/>
        </w:rPr>
        <w:t>8. Zhodnocení realizace aplikace</w:t>
      </w:r>
      <w:bookmarkEnd w:id="152"/>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53" w:name="_Toc129100463"/>
      <w:r w:rsidRPr="00621687">
        <w:rPr>
          <w:rFonts w:asciiTheme="minorHAnsi" w:hAnsiTheme="minorHAnsi" w:cstheme="minorHAnsi"/>
          <w:shd w:val="clear" w:color="auto" w:fill="FFFFFF"/>
        </w:rPr>
        <w:t>9. Závěr</w:t>
      </w:r>
      <w:bookmarkEnd w:id="153"/>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54" w:name="_Toc129100464"/>
      <w:r>
        <w:lastRenderedPageBreak/>
        <w:t>Použité zdroje</w:t>
      </w:r>
      <w:bookmarkEnd w:id="154"/>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5C260" w14:textId="77777777" w:rsidR="00AC5AB1" w:rsidRDefault="00AC5AB1" w:rsidP="00891BAF">
      <w:pPr>
        <w:spacing w:after="0" w:line="240" w:lineRule="auto"/>
      </w:pPr>
      <w:r>
        <w:separator/>
      </w:r>
    </w:p>
  </w:endnote>
  <w:endnote w:type="continuationSeparator" w:id="0">
    <w:p w14:paraId="11FB4651" w14:textId="77777777" w:rsidR="00AC5AB1" w:rsidRDefault="00AC5AB1"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D5E21" w14:textId="77777777" w:rsidR="00AC5AB1" w:rsidRDefault="00AC5AB1" w:rsidP="00891BAF">
      <w:pPr>
        <w:spacing w:after="0" w:line="240" w:lineRule="auto"/>
      </w:pPr>
      <w:r>
        <w:separator/>
      </w:r>
    </w:p>
  </w:footnote>
  <w:footnote w:type="continuationSeparator" w:id="0">
    <w:p w14:paraId="3404CB86" w14:textId="77777777" w:rsidR="00AC5AB1" w:rsidRDefault="00AC5AB1"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288F"/>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B03"/>
    <w:rsid w:val="00377264"/>
    <w:rsid w:val="0038027F"/>
    <w:rsid w:val="00380BF4"/>
    <w:rsid w:val="003818AE"/>
    <w:rsid w:val="0038267A"/>
    <w:rsid w:val="00383178"/>
    <w:rsid w:val="00384C1B"/>
    <w:rsid w:val="00385C2A"/>
    <w:rsid w:val="00386034"/>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2FA8"/>
    <w:rsid w:val="005A7027"/>
    <w:rsid w:val="005B0942"/>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372"/>
    <w:rsid w:val="00726683"/>
    <w:rsid w:val="00730FF6"/>
    <w:rsid w:val="00734742"/>
    <w:rsid w:val="00734A50"/>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5AB1"/>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D39"/>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CF7FCA"/>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94A4C"/>
    <w:rsid w:val="00B95B2C"/>
    <w:rsid w:val="00BB6061"/>
    <w:rsid w:val="00BD45FD"/>
    <w:rsid w:val="00BE7F0E"/>
    <w:rsid w:val="00C47988"/>
    <w:rsid w:val="00C47DFB"/>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131695</TotalTime>
  <Pages>35</Pages>
  <Words>13066</Words>
  <Characters>77094</Characters>
  <Application>Microsoft Office Word</Application>
  <DocSecurity>0</DocSecurity>
  <Lines>642</Lines>
  <Paragraphs>179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599</cp:revision>
  <cp:lastPrinted>2023-02-12T16:23:00Z</cp:lastPrinted>
  <dcterms:created xsi:type="dcterms:W3CDTF">2021-03-29T20:15:00Z</dcterms:created>
  <dcterms:modified xsi:type="dcterms:W3CDTF">2023-03-08T21:00:00Z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