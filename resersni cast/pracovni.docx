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pPr>
      <w:bookmarkStart w:id="0" w:name="_Toc130825342"/>
      <w:r>
        <w:t>Abstrakt</w:t>
      </w:r>
      <w:bookmarkEnd w:id="0"/>
    </w:p>
    <w:p w14:paraId="0F45E56D" w14:textId="0E7A3513" w:rsidR="00865033" w:rsidRPr="00865033" w:rsidRDefault="00865033" w:rsidP="009B607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w:t>
      </w:r>
      <w:r w:rsidR="00165D51">
        <w:t xml:space="preserve">.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w:t>
      </w:r>
      <w:r w:rsidR="003E70AD">
        <w:t>je proveden návrh knihovny a očekávané komunikace s implementací. Následuje vysvětlení návrhových vzorů použitých v návrhu a představení tříd v knihovně.</w:t>
      </w:r>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1" w:name="_Toc130825343"/>
      <w:r w:rsidRPr="00621687">
        <w:t xml:space="preserve">1. </w:t>
      </w:r>
      <w:r w:rsidRPr="00621687">
        <w:rPr>
          <w:rFonts w:asciiTheme="minorHAnsi" w:hAnsiTheme="minorHAnsi" w:cstheme="minorHAnsi"/>
        </w:rPr>
        <w:t>Úvod</w:t>
      </w:r>
      <w:bookmarkEnd w:id="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249C2790" w:rsidR="00D23F64" w:rsidRDefault="002E7F98" w:rsidP="00805DDE">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333CD">
        <w:rPr>
          <w:rFonts w:cstheme="minorHAnsi"/>
        </w:rPr>
        <w:t>, kolize</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j</w:t>
      </w:r>
      <w:r w:rsidR="009D24BA">
        <w:rPr>
          <w:rFonts w:cstheme="minorHAnsi"/>
        </w:rPr>
        <w:t xml:space="preserve">e nucen </w:t>
      </w:r>
      <w:r w:rsidR="008605EC" w:rsidRPr="00142055">
        <w:rPr>
          <w:rFonts w:cstheme="minorHAnsi"/>
        </w:rPr>
        <w:t xml:space="preserve">psát či kopírovat stále dokola. </w:t>
      </w:r>
      <w:r w:rsidR="00D23F64">
        <w:rPr>
          <w:rFonts w:cstheme="minorHAnsi"/>
        </w:rPr>
        <w:t>Tento problém by měla vyřešit tato práce</w:t>
      </w:r>
      <w:r w:rsidR="007925E6">
        <w:rPr>
          <w:rFonts w:cstheme="minorHAnsi"/>
        </w:rPr>
        <w:t xml:space="preserve"> tím, že bude navržena </w:t>
      </w:r>
      <w:r w:rsidR="00805DDE">
        <w:rPr>
          <w:rFonts w:cstheme="minorHAnsi"/>
        </w:rPr>
        <w:t xml:space="preserve">a vytvořena </w:t>
      </w:r>
      <w:r w:rsidR="007925E6">
        <w:rPr>
          <w:rFonts w:cstheme="minorHAnsi"/>
        </w:rPr>
        <w:t>knihovna obsahující tyto opakující se části</w:t>
      </w:r>
      <w:r w:rsidR="00953801">
        <w:rPr>
          <w:rFonts w:cstheme="minorHAnsi"/>
        </w:rPr>
        <w:t xml:space="preserve">. Mezi hlavní požadavky patří její nezávislost na použitém uživatelském rozhraní a zvolený </w:t>
      </w:r>
      <w:proofErr w:type="spellStart"/>
      <w:r w:rsidR="00953801">
        <w:rPr>
          <w:rFonts w:cstheme="minorHAnsi"/>
        </w:rPr>
        <w:t>subžánr</w:t>
      </w:r>
      <w:proofErr w:type="spellEnd"/>
      <w:r w:rsidR="00953801">
        <w:rPr>
          <w:rFonts w:cstheme="minorHAnsi"/>
        </w:rPr>
        <w:t xml:space="preserve"> RPG her</w:t>
      </w:r>
      <w:r w:rsidR="00F41AA5">
        <w:rPr>
          <w:rFonts w:cstheme="minorHAnsi"/>
        </w:rPr>
        <w:t>.</w:t>
      </w:r>
    </w:p>
    <w:p w14:paraId="264CE8C2" w14:textId="386D8C62" w:rsidR="00113B0A" w:rsidRDefault="00113B0A" w:rsidP="00113B0A">
      <w:pPr>
        <w:ind w:firstLine="708"/>
        <w:jc w:val="both"/>
        <w:rPr>
          <w:rFonts w:cstheme="minorHAnsi"/>
        </w:rPr>
      </w:pPr>
      <w:r>
        <w:rPr>
          <w:rFonts w:cstheme="minorHAnsi"/>
        </w:rPr>
        <w:t xml:space="preserve">Na začátku teoretické části </w:t>
      </w:r>
      <w:r>
        <w:rPr>
          <w:rFonts w:cstheme="minorHAnsi"/>
        </w:rPr>
        <w:t>je</w:t>
      </w:r>
      <w:r>
        <w:rPr>
          <w:rFonts w:cstheme="minorHAnsi"/>
        </w:rPr>
        <w:t xml:space="preserve"> vysvětleno rozdělení programovacích jazyků</w:t>
      </w:r>
      <w:r>
        <w:rPr>
          <w:rFonts w:cstheme="minorHAnsi"/>
        </w:rPr>
        <w:t>.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r w:rsidR="001A2725">
        <w:rPr>
          <w:rFonts w:cstheme="minorHAnsi"/>
        </w:rPr>
        <w:t>Další kapitola se věnuje základním herním žánrům a jejich hlavním mechanikám. U nich je zváženo, do jaké míry je možné využít třídy potřebné v RPG hrách a zda je potřeba tyto mechaniky brát v úvahu při návrhu knihovny.</w:t>
      </w:r>
      <w:r w:rsidR="003157E7">
        <w:rPr>
          <w:rFonts w:cstheme="minorHAnsi"/>
        </w:rPr>
        <w:t xml:space="preserve"> Teoretická část je zakončena přehledem typem aplikací a herních </w:t>
      </w:r>
      <w:proofErr w:type="spellStart"/>
      <w:r w:rsidR="003157E7">
        <w:rPr>
          <w:rFonts w:cstheme="minorHAnsi"/>
        </w:rPr>
        <w:t>enginů</w:t>
      </w:r>
      <w:proofErr w:type="spellEnd"/>
      <w:r w:rsidR="003157E7">
        <w:rPr>
          <w:rFonts w:cstheme="minorHAnsi"/>
        </w:rPr>
        <w:t xml:space="preserve">. </w:t>
      </w:r>
    </w:p>
    <w:p w14:paraId="5DAF600B" w14:textId="0A7A0DB3" w:rsidR="003157E7" w:rsidRPr="00142055" w:rsidRDefault="003157E7" w:rsidP="00113B0A">
      <w:pPr>
        <w:ind w:firstLine="708"/>
        <w:jc w:val="both"/>
        <w:rPr>
          <w:rFonts w:cstheme="minorHAnsi"/>
        </w:rPr>
      </w:pPr>
      <w:r>
        <w:rPr>
          <w:rFonts w:cstheme="minorHAnsi"/>
        </w:rPr>
        <w:t xml:space="preserve">V Praktické části </w:t>
      </w:r>
      <w:r w:rsidR="009D7CEA">
        <w:rPr>
          <w:rFonts w:cstheme="minorHAnsi"/>
        </w:rPr>
        <w:t>proveden návrh knihovny a pomocí diagramů ukázán předpokládaný datový tok</w:t>
      </w:r>
      <w:r w:rsidR="00F7388C">
        <w:rPr>
          <w:rFonts w:cstheme="minorHAnsi"/>
        </w:rPr>
        <w:t xml:space="preserve"> mezi objekty knihovny a implementace</w:t>
      </w:r>
      <w:r w:rsidR="009D7CEA">
        <w:rPr>
          <w:rFonts w:cstheme="minorHAnsi"/>
        </w:rPr>
        <w:t>. Dále jsou vysvětleny návrhové vzory, které je vhodné použít k realizaci tohoto návrhu.</w:t>
      </w:r>
      <w:r w:rsidR="00F7388C">
        <w:rPr>
          <w:rFonts w:cstheme="minorHAnsi"/>
        </w:rPr>
        <w:t xml:space="preserve"> Následuje představení tříd, komunikace mezi nimi a popis oken testovací aplikace. Tato aplikace slouží k ověření funkčnosti knihovny a jako vzorová implementace</w:t>
      </w:r>
      <w:r w:rsidR="0027700F">
        <w:rPr>
          <w:rFonts w:cstheme="minorHAnsi"/>
        </w:rPr>
        <w:t xml:space="preserve"> pro programátory, kteří by chtěli knihovnu využít</w:t>
      </w:r>
      <w:r w:rsidR="00F7388C">
        <w:rPr>
          <w:rFonts w:cstheme="minorHAnsi"/>
        </w:rPr>
        <w:t xml:space="preserve">. </w:t>
      </w:r>
      <w:r w:rsidR="00F84C7D">
        <w:rPr>
          <w:rFonts w:cstheme="minorHAnsi"/>
        </w:rPr>
        <w:t>Praktická část je zakončena zhodnocením realizace.</w:t>
      </w:r>
    </w:p>
    <w:p w14:paraId="305F743F" w14:textId="77777777" w:rsidR="00F67031" w:rsidRPr="00621687" w:rsidRDefault="00F67031" w:rsidP="0090635E">
      <w:pPr>
        <w:ind w:firstLine="360"/>
        <w:rPr>
          <w:rStyle w:val="Nadpis1Char"/>
          <w:rFonts w:asciiTheme="minorHAnsi" w:hAnsiTheme="minorHAnsi" w:cstheme="minorHAnsi"/>
        </w:rPr>
      </w:pPr>
      <w:bookmarkStart w:id="2" w:name="_Toc130825344"/>
      <w:r w:rsidRPr="00621687">
        <w:rPr>
          <w:rStyle w:val="Nadpis1Char"/>
          <w:rFonts w:asciiTheme="minorHAnsi" w:hAnsiTheme="minorHAnsi" w:cstheme="minorHAnsi"/>
        </w:rPr>
        <w:t>2. Cíl práce a metodika</w:t>
      </w:r>
      <w:bookmarkEnd w:id="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3" w:name="_Toc130825345"/>
      <w:r w:rsidRPr="00F5094F">
        <w:rPr>
          <w:rStyle w:val="Nadpis2Char"/>
          <w:rFonts w:asciiTheme="minorHAnsi" w:hAnsiTheme="minorHAnsi" w:cstheme="minorHAnsi"/>
          <w:highlight w:val="green"/>
        </w:rPr>
        <w:t>2.1 cíl práce</w:t>
      </w:r>
      <w:bookmarkEnd w:id="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 w:name="_Toc130825346"/>
      <w:r w:rsidRPr="00621687">
        <w:rPr>
          <w:rFonts w:asciiTheme="minorHAnsi" w:hAnsiTheme="minorHAnsi" w:cstheme="minorHAnsi"/>
          <w:shd w:val="clear" w:color="auto" w:fill="FFFFFF"/>
        </w:rPr>
        <w:t>2.2 metodika</w:t>
      </w:r>
      <w:bookmarkEnd w:id="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5" w:name="_Toc130825347"/>
      <w:r w:rsidRPr="003052F2">
        <w:rPr>
          <w:rStyle w:val="Nadpis1Char"/>
          <w:rFonts w:asciiTheme="minorHAnsi" w:hAnsiTheme="minorHAnsi" w:cstheme="minorHAnsi"/>
          <w:highlight w:val="green"/>
        </w:rPr>
        <w:t>3. Výběr vhodných programovacích jazyků pro vývoj her</w:t>
      </w:r>
      <w:bookmarkEnd w:id="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9" w:name="_Hlk76031648"/>
      <w:bookmarkStart w:id="10" w:name="_Toc130825348"/>
      <w:r w:rsidRPr="005534AA">
        <w:rPr>
          <w:rFonts w:asciiTheme="minorHAnsi" w:hAnsiTheme="minorHAnsi" w:cstheme="minorHAnsi"/>
          <w:highlight w:val="green"/>
          <w:shd w:val="clear" w:color="auto" w:fill="FFFFFF"/>
        </w:rPr>
        <w:t>3.1 C++</w:t>
      </w:r>
      <w:bookmarkEnd w:id="9"/>
      <w:bookmarkEnd w:id="1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2" w:name="_Toc130825350"/>
      <w:r w:rsidRPr="005534AA">
        <w:rPr>
          <w:highlight w:val="green"/>
        </w:rPr>
        <w:t>3.1.2 novinky oproti C</w:t>
      </w:r>
      <w:bookmarkEnd w:id="1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3" w:name="_Toc130825351"/>
      <w:r w:rsidRPr="005534AA">
        <w:rPr>
          <w:highlight w:val="green"/>
          <w:shd w:val="clear" w:color="auto" w:fill="FFFFFF"/>
        </w:rPr>
        <w:lastRenderedPageBreak/>
        <w:t>3.1.3 nevýhody</w:t>
      </w:r>
      <w:bookmarkEnd w:id="1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4" w:name="_Hlk76031699"/>
      <w:bookmarkStart w:id="15" w:name="_Toc130825352"/>
      <w:r w:rsidRPr="005534AA">
        <w:rPr>
          <w:rFonts w:asciiTheme="minorHAnsi" w:hAnsiTheme="minorHAnsi" w:cstheme="minorHAnsi"/>
          <w:highlight w:val="green"/>
          <w:shd w:val="clear" w:color="auto" w:fill="FFFFFF"/>
        </w:rPr>
        <w:t>3.2 Java</w:t>
      </w:r>
      <w:bookmarkEnd w:id="14"/>
      <w:bookmarkEnd w:id="1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1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7" w:name="_Toc130825354"/>
      <w:r w:rsidRPr="005534AA">
        <w:rPr>
          <w:highlight w:val="green"/>
          <w:shd w:val="clear" w:color="auto" w:fill="FFFFFF"/>
        </w:rPr>
        <w:t xml:space="preserve">3.2.2 </w:t>
      </w:r>
      <w:r w:rsidRPr="005534AA">
        <w:rPr>
          <w:highlight w:val="green"/>
        </w:rPr>
        <w:t>přístup k paměti a ovládání hardware</w:t>
      </w:r>
      <w:bookmarkEnd w:id="1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20" w:name="_Hlk76031714"/>
      <w:bookmarkStart w:id="21" w:name="_Toc130825357"/>
      <w:r w:rsidRPr="005534AA">
        <w:rPr>
          <w:rFonts w:asciiTheme="minorHAnsi" w:hAnsiTheme="minorHAnsi" w:cstheme="minorHAnsi"/>
          <w:highlight w:val="green"/>
          <w:shd w:val="clear" w:color="auto" w:fill="FFFFFF"/>
        </w:rPr>
        <w:t>3.3 C#</w:t>
      </w:r>
      <w:bookmarkEnd w:id="21"/>
    </w:p>
    <w:bookmarkEnd w:id="2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22" w:name="_Toc130825358"/>
      <w:r w:rsidRPr="005534AA">
        <w:rPr>
          <w:highlight w:val="green"/>
        </w:rPr>
        <w:t>3.3.1 Microsoft .NET</w:t>
      </w:r>
      <w:bookmarkEnd w:id="2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3" w:name="_Toc130825359"/>
      <w:r w:rsidRPr="005534AA">
        <w:rPr>
          <w:highlight w:val="green"/>
        </w:rPr>
        <w:t>3.3.2 přístup k paměti a ovládání hardware</w:t>
      </w:r>
      <w:bookmarkEnd w:id="2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4" w:name="_Toc130825360"/>
      <w:r w:rsidRPr="005534AA">
        <w:rPr>
          <w:highlight w:val="green"/>
        </w:rPr>
        <w:t>3.3.3</w:t>
      </w:r>
      <w:r w:rsidR="004E2A30" w:rsidRPr="005534AA">
        <w:rPr>
          <w:highlight w:val="green"/>
        </w:rPr>
        <w:t xml:space="preserve"> porovnání s Javou</w:t>
      </w:r>
      <w:bookmarkEnd w:id="2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5" w:name="_Toc130825361"/>
      <w:r w:rsidRPr="005534AA">
        <w:rPr>
          <w:highlight w:val="green"/>
          <w:shd w:val="clear" w:color="auto" w:fill="FFFFFF"/>
        </w:rPr>
        <w:t>3.3.4 podobnosti s C++</w:t>
      </w:r>
      <w:bookmarkEnd w:id="2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6" w:name="_Toc130825362"/>
      <w:r w:rsidRPr="005534AA">
        <w:rPr>
          <w:highlight w:val="green"/>
          <w:shd w:val="clear" w:color="auto" w:fill="FFFFFF"/>
        </w:rPr>
        <w:t>3.3.5 modifikátory parametrů metod</w:t>
      </w:r>
      <w:bookmarkEnd w:id="2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7" w:name="_Toc130825363"/>
      <w:r w:rsidRPr="005534AA">
        <w:rPr>
          <w:highlight w:val="green"/>
          <w:shd w:val="clear" w:color="auto" w:fill="FFFFFF"/>
        </w:rPr>
        <w:t>3.3.6</w:t>
      </w:r>
      <w:r w:rsidR="004E2A30" w:rsidRPr="005534AA">
        <w:rPr>
          <w:highlight w:val="green"/>
          <w:shd w:val="clear" w:color="auto" w:fill="FFFFFF"/>
        </w:rPr>
        <w:t xml:space="preserve"> nové funkce</w:t>
      </w:r>
      <w:bookmarkEnd w:id="2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8" w:name="_Hlk76031728"/>
      <w:bookmarkStart w:id="29" w:name="_Toc130825364"/>
      <w:r w:rsidRPr="005534AA">
        <w:rPr>
          <w:rFonts w:asciiTheme="minorHAnsi" w:hAnsiTheme="minorHAnsi" w:cstheme="minorHAnsi"/>
          <w:highlight w:val="green"/>
        </w:rPr>
        <w:t>3.4 výběr</w:t>
      </w:r>
      <w:bookmarkEnd w:id="29"/>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3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1" w:name="_Ref71064704"/>
      <w:bookmarkEnd w:id="3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3" w:name="_Toc130825365"/>
      <w:r w:rsidRPr="005534AA">
        <w:rPr>
          <w:rStyle w:val="Nadpis1Char"/>
          <w:rFonts w:asciiTheme="minorHAnsi" w:hAnsiTheme="minorHAnsi" w:cstheme="minorHAnsi"/>
          <w:highlight w:val="green"/>
        </w:rPr>
        <w:t>4. Výběr herních žánrů vhodných pro implementaci</w:t>
      </w:r>
      <w:bookmarkEnd w:id="33"/>
    </w:p>
    <w:bookmarkEnd w:id="3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3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4"/>
      <w:r w:rsidRPr="003052F2">
        <w:rPr>
          <w:highlight w:val="green"/>
        </w:rPr>
        <w:t xml:space="preserve"> </w:t>
      </w:r>
      <w:bookmarkStart w:id="3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3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6" w:name="_Hlk76031890"/>
      <w:bookmarkStart w:id="37" w:name="_Toc130825366"/>
      <w:r w:rsidRPr="005534AA">
        <w:rPr>
          <w:rStyle w:val="Nadpis2Char"/>
          <w:rFonts w:asciiTheme="minorHAnsi" w:hAnsiTheme="minorHAnsi" w:cstheme="minorHAnsi"/>
          <w:highlight w:val="green"/>
        </w:rPr>
        <w:t>4.1 RPG</w:t>
      </w:r>
      <w:bookmarkEnd w:id="36"/>
      <w:bookmarkEnd w:id="3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3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3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4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4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2" w:name="_Hlk76031907"/>
      <w:bookmarkStart w:id="43" w:name="_Toc130825367"/>
      <w:bookmarkEnd w:id="41"/>
      <w:r w:rsidRPr="005534AA">
        <w:rPr>
          <w:rStyle w:val="Nadpis2Char"/>
          <w:rFonts w:asciiTheme="minorHAnsi" w:hAnsiTheme="minorHAnsi" w:cstheme="minorHAnsi"/>
          <w:highlight w:val="green"/>
        </w:rPr>
        <w:t>4.2 akční</w:t>
      </w:r>
      <w:bookmarkEnd w:id="43"/>
      <w:r w:rsidRPr="005534AA">
        <w:rPr>
          <w:rFonts w:cstheme="minorHAnsi"/>
          <w:color w:val="000000"/>
          <w:sz w:val="20"/>
          <w:szCs w:val="20"/>
          <w:highlight w:val="green"/>
          <w:shd w:val="clear" w:color="auto" w:fill="FFFFFF"/>
        </w:rPr>
        <w:t xml:space="preserve"> </w:t>
      </w:r>
    </w:p>
    <w:bookmarkEnd w:id="4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4" w:name="_Hlk76031922"/>
      <w:bookmarkStart w:id="45" w:name="_Toc130825368"/>
      <w:r w:rsidRPr="005534AA">
        <w:rPr>
          <w:rFonts w:asciiTheme="minorHAnsi" w:hAnsiTheme="minorHAnsi" w:cstheme="minorHAnsi"/>
          <w:highlight w:val="green"/>
        </w:rPr>
        <w:t>4.3 strategie</w:t>
      </w:r>
      <w:bookmarkEnd w:id="45"/>
    </w:p>
    <w:bookmarkEnd w:id="4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6" w:name="_Toc130825369"/>
      <w:r w:rsidRPr="005534AA">
        <w:rPr>
          <w:rFonts w:asciiTheme="minorHAnsi" w:hAnsiTheme="minorHAnsi" w:cstheme="minorHAnsi"/>
          <w:highlight w:val="green"/>
          <w:shd w:val="clear" w:color="auto" w:fill="FFFFFF"/>
        </w:rPr>
        <w:t>4.4 závodní</w:t>
      </w:r>
      <w:bookmarkEnd w:id="4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7" w:name="_Toc130825370"/>
      <w:r w:rsidRPr="005534AA">
        <w:rPr>
          <w:rFonts w:asciiTheme="minorHAnsi" w:hAnsiTheme="minorHAnsi" w:cstheme="minorHAnsi"/>
          <w:highlight w:val="green"/>
        </w:rPr>
        <w:lastRenderedPageBreak/>
        <w:t>4.5 shrnutí</w:t>
      </w:r>
      <w:bookmarkEnd w:id="4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8" w:name="_Hlk76031975"/>
      <w:bookmarkStart w:id="49" w:name="_Toc130825371"/>
      <w:r w:rsidRPr="005534AA">
        <w:rPr>
          <w:rStyle w:val="Nadpis1Char"/>
          <w:rFonts w:asciiTheme="minorHAnsi" w:hAnsiTheme="minorHAnsi" w:cstheme="minorHAnsi"/>
          <w:highlight w:val="green"/>
        </w:rPr>
        <w:t>5. Grafické výstupy aplikací</w:t>
      </w:r>
      <w:bookmarkEnd w:id="49"/>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1" w:name="_Toc130825372"/>
      <w:r w:rsidRPr="005534AA">
        <w:rPr>
          <w:rFonts w:asciiTheme="minorHAnsi" w:hAnsiTheme="minorHAnsi" w:cstheme="minorHAnsi"/>
          <w:highlight w:val="green"/>
          <w:shd w:val="clear" w:color="auto" w:fill="FFFFFF"/>
        </w:rPr>
        <w:t>5.1 konzolová aplikace</w:t>
      </w:r>
      <w:bookmarkEnd w:id="51"/>
    </w:p>
    <w:p w14:paraId="0AFFEE03" w14:textId="07E55292" w:rsidR="00F67031" w:rsidRPr="00DB634C" w:rsidRDefault="00F67031" w:rsidP="00DF4197">
      <w:pPr>
        <w:ind w:left="1416" w:firstLine="708"/>
        <w:jc w:val="both"/>
        <w:rPr>
          <w:rFonts w:cstheme="minorHAnsi"/>
          <w:lang w:val="en-US"/>
        </w:rPr>
      </w:pPr>
      <w:bookmarkStart w:id="5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3" w:name="_Toc130825373"/>
      <w:bookmarkEnd w:id="52"/>
      <w:r w:rsidRPr="00621687">
        <w:rPr>
          <w:rFonts w:asciiTheme="minorHAnsi" w:hAnsiTheme="minorHAnsi" w:cstheme="minorHAnsi"/>
        </w:rPr>
        <w:t>5.2 okenní aplikace</w:t>
      </w:r>
      <w:bookmarkEnd w:id="5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4" w:name="_Toc130825374"/>
      <w:r w:rsidRPr="00F7533D">
        <w:rPr>
          <w:rFonts w:asciiTheme="minorHAnsi" w:hAnsiTheme="minorHAnsi" w:cstheme="minorHAnsi"/>
          <w:shd w:val="clear" w:color="auto" w:fill="FFFFFF"/>
        </w:rPr>
        <w:t>5.2.1 WinForm</w:t>
      </w:r>
      <w:bookmarkEnd w:id="5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5" w:name="_Toc130825375"/>
      <w:r w:rsidRPr="00621687">
        <w:rPr>
          <w:rFonts w:asciiTheme="minorHAnsi" w:hAnsiTheme="minorHAnsi" w:cstheme="minorHAnsi"/>
          <w:shd w:val="clear" w:color="auto" w:fill="FFFFFF"/>
        </w:rPr>
        <w:t>5.2.2 WPF</w:t>
      </w:r>
      <w:bookmarkEnd w:id="5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56" w:name="_Ref85442384"/>
      <w:r>
        <w:t xml:space="preserve">Obr. </w:t>
      </w:r>
      <w:fldSimple w:instr=" SEQ Obrázek \* ARABIC ">
        <w:r w:rsidR="00DE4D75">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7" w:name="_Toc130825376"/>
      <w:r w:rsidRPr="00FD4AB2">
        <w:rPr>
          <w:rFonts w:asciiTheme="minorHAnsi" w:hAnsiTheme="minorHAnsi" w:cstheme="minorHAnsi"/>
        </w:rPr>
        <w:t>5.3 mobilní aplikace</w:t>
      </w:r>
      <w:bookmarkEnd w:id="5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8" w:name="_Toc13082537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8"/>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9" w:name="_Toc130825378"/>
      <w:r w:rsidRPr="00FD4AB2">
        <w:rPr>
          <w:rFonts w:asciiTheme="minorHAnsi" w:hAnsiTheme="minorHAnsi" w:cstheme="minorHAnsi"/>
        </w:rPr>
        <w:t>5.3.2 Android Studio</w:t>
      </w:r>
      <w:bookmarkEnd w:id="5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0"/>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2"/>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66" w:name="_Ref75370800"/>
      <w:r>
        <w:t xml:space="preserve">Tab. </w:t>
      </w:r>
      <w:fldSimple w:instr=" SEQ Tabulka \* ARABIC ">
        <w:r w:rsidR="00DE4D75">
          <w:rPr>
            <w:noProof/>
          </w:rPr>
          <w:t>3</w:t>
        </w:r>
      </w:fldSimple>
      <w:bookmarkEnd w:id="66"/>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7" w:name="_Toc130825385"/>
      <w:r w:rsidRPr="00621687">
        <w:rPr>
          <w:rStyle w:val="Nadpis1Char"/>
          <w:rFonts w:asciiTheme="minorHAnsi" w:hAnsiTheme="minorHAnsi" w:cstheme="minorHAnsi"/>
        </w:rPr>
        <w:t>6. Návrh aplikačního modelu</w:t>
      </w:r>
      <w:bookmarkEnd w:id="6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8" w:name="_Ref127987606"/>
      <w:r>
        <w:t xml:space="preserve">Obr. </w:t>
      </w:r>
      <w:fldSimple w:instr=" SEQ Obrázek \* ARABIC ">
        <w:r w:rsidR="00DE4D75">
          <w:rPr>
            <w:noProof/>
          </w:rPr>
          <w:t>5</w:t>
        </w:r>
      </w:fldSimple>
      <w:bookmarkEnd w:id="68"/>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9" w:name="_Ref130125708"/>
      <w:r>
        <w:t xml:space="preserve">Obr. </w:t>
      </w:r>
      <w:fldSimple w:instr=" SEQ Obrázek \* ARABIC ">
        <w:r w:rsidR="00DE4D75">
          <w:rPr>
            <w:noProof/>
          </w:rPr>
          <w:t>6</w:t>
        </w:r>
      </w:fldSimple>
      <w:bookmarkEnd w:id="69"/>
      <w:r>
        <w:t xml:space="preserve"> diagram </w:t>
      </w:r>
      <w:proofErr w:type="spellStart"/>
      <w:r>
        <w:t>GameManeger</w:t>
      </w:r>
      <w:proofErr w:type="spellEnd"/>
      <w:r>
        <w:t>-vlastní</w:t>
      </w:r>
    </w:p>
    <w:p w14:paraId="2F8298B3" w14:textId="3131FF75" w:rsidR="00EF56C2" w:rsidRDefault="00EF56C2" w:rsidP="00EF56C2">
      <w:pPr>
        <w:pStyle w:val="Nadpis2"/>
      </w:pPr>
      <w:bookmarkStart w:id="70" w:name="_Toc130825386"/>
      <w:r w:rsidRPr="005534AA">
        <w:t>6.1 Návrhové vzory</w:t>
      </w:r>
      <w:r w:rsidR="00C571C5">
        <w:t xml:space="preserve"> (</w:t>
      </w:r>
      <w:r w:rsidR="00C571C5" w:rsidRPr="005534AA">
        <w:rPr>
          <w:lang w:val="en-US"/>
        </w:rPr>
        <w:t>design patterns</w:t>
      </w:r>
      <w:r w:rsidR="00C571C5">
        <w:t>)</w:t>
      </w:r>
      <w:bookmarkEnd w:id="7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1" w:name="_Toc130825387"/>
      <w:r>
        <w:lastRenderedPageBreak/>
        <w:t xml:space="preserve">6.1.1 </w:t>
      </w:r>
      <w:proofErr w:type="spellStart"/>
      <w:r>
        <w:t>Factory</w:t>
      </w:r>
      <w:proofErr w:type="spellEnd"/>
      <w:r>
        <w:t xml:space="preserve"> metoda</w:t>
      </w:r>
      <w:bookmarkEnd w:id="7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72" w:name="_Toc130825388"/>
      <w:r>
        <w:t>6.1.2 Singleton</w:t>
      </w:r>
      <w:bookmarkEnd w:id="72"/>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73" w:name="_Toc130825389"/>
      <w:r>
        <w:t xml:space="preserve">6.1.3 </w:t>
      </w:r>
      <w:proofErr w:type="spellStart"/>
      <w:r>
        <w:t>FlyWeight</w:t>
      </w:r>
      <w:bookmarkEnd w:id="73"/>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74" w:name="_Toc130825390"/>
      <w:r>
        <w:t xml:space="preserve">6.1.4 </w:t>
      </w:r>
      <w:proofErr w:type="spellStart"/>
      <w:r>
        <w:t>Observer</w:t>
      </w:r>
      <w:bookmarkEnd w:id="74"/>
      <w:proofErr w:type="spellEnd"/>
    </w:p>
    <w:p w14:paraId="6B737435" w14:textId="17265964" w:rsidR="00170C27" w:rsidRDefault="00AA1312" w:rsidP="005534AA">
      <w:pPr>
        <w:rPr>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r w:rsidR="00A04C16">
        <w:t>e</w:t>
      </w:r>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r w:rsidR="00BD4AB1">
        <w:t xml:space="preserve"> a kód řešící tuto funkci je již odladěn</w:t>
      </w:r>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pPr>
      <w:bookmarkStart w:id="75" w:name="_Toc130825391"/>
      <w:r>
        <w:t>6.1.5 Prototype</w:t>
      </w:r>
      <w:bookmarkEnd w:id="75"/>
    </w:p>
    <w:p w14:paraId="0D80FE06" w14:textId="2789FE6D" w:rsidR="000A1287" w:rsidRPr="000A1287" w:rsidRDefault="00BD4AB1" w:rsidP="000A1287">
      <w:r>
        <w:t xml:space="preserve">Jedná se o návrhový vzor využívaný pro kopírování </w:t>
      </w:r>
      <w:r w:rsidR="00512108">
        <w:t>instancí</w:t>
      </w:r>
      <w:r>
        <w:t xml:space="preserve">. Jelikož objekt má často proměnné, které nejsou z venku dostupné, je </w:t>
      </w:r>
      <w:r w:rsidR="00512108">
        <w:t xml:space="preserve">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r w:rsidR="00A87455" w:rsidRPr="00A87455">
            <w:rPr>
              <w:color w:val="000000"/>
            </w:rPr>
            <w:t>[163]</w:t>
          </w:r>
        </w:sdtContent>
      </w:sdt>
    </w:p>
    <w:p w14:paraId="5BBF5BED" w14:textId="3CFB8D92" w:rsidR="00A04C16" w:rsidRDefault="00A04C16" w:rsidP="00A04C16">
      <w:pPr>
        <w:pStyle w:val="Nadpis3"/>
      </w:pPr>
      <w:bookmarkStart w:id="76" w:name="_Toc130825392"/>
      <w:r>
        <w:t>6.1.</w:t>
      </w:r>
      <w:r w:rsidR="000A1287">
        <w:t>6</w:t>
      </w:r>
      <w:r>
        <w:t xml:space="preserve"> </w:t>
      </w:r>
      <w:proofErr w:type="spellStart"/>
      <w:r>
        <w:t>GameManager</w:t>
      </w:r>
      <w:bookmarkEnd w:id="76"/>
      <w:proofErr w:type="spellEnd"/>
    </w:p>
    <w:p w14:paraId="1972E08D" w14:textId="688F579E" w:rsidR="00182B8B" w:rsidRPr="00182B8B" w:rsidRDefault="00182B8B" w:rsidP="009B6079">
      <w:proofErr w:type="spellStart"/>
      <w:r>
        <w:t>GameManager</w:t>
      </w:r>
      <w:proofErr w:type="spellEnd"/>
      <w:r>
        <w:t xml:space="preserve"> je označení </w:t>
      </w:r>
      <w:r w:rsidR="00D270B7">
        <w:t>S</w:t>
      </w:r>
      <w:r>
        <w:t>ingleton třídy, která obsahuje data využívaná více objekty. Obvykle obsahuje také informaci o tom, v jakém stavu se hra nachází (např. menu, spuštěna, konec hry, a tak dále).</w:t>
      </w:r>
      <w:r w:rsidR="000A038D">
        <w:t xml:space="preserve"> Toto je možné řešit pomocí </w:t>
      </w:r>
      <w:proofErr w:type="spellStart"/>
      <w:r w:rsidR="000A038D" w:rsidRPr="009B6079">
        <w:rPr>
          <w:i/>
          <w:iCs/>
        </w:rPr>
        <w:t>enum</w:t>
      </w:r>
      <w:proofErr w:type="spellEnd"/>
      <w:r w:rsidR="000A038D">
        <w:t xml:space="preserve">, nebo návrhovým vzorem </w:t>
      </w:r>
      <w:r w:rsidR="000A038D" w:rsidRPr="009B6079">
        <w:rPr>
          <w:i/>
          <w:iCs/>
          <w:lang w:val="en-US"/>
        </w:rPr>
        <w:t>State</w:t>
      </w:r>
      <w:r w:rsidR="00363E5B">
        <w:t>, k</w:t>
      </w:r>
      <w:r w:rsidR="00570411">
        <w:t xml:space="preserve">de jsou metody přesunuty do objektů reprezentující daný stav.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r w:rsidR="00A87455" w:rsidRPr="00A87455">
            <w:rPr>
              <w:color w:val="000000"/>
            </w:rPr>
            <w:t>[164, 165]</w:t>
          </w:r>
        </w:sdtContent>
      </w:sdt>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77"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77"/>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78" w:name="_Toc130825394"/>
      <w:r w:rsidRPr="00026347">
        <w:rPr>
          <w:shd w:val="clear" w:color="auto" w:fill="FFFFFF"/>
        </w:rPr>
        <w:t>7.</w:t>
      </w:r>
      <w:r>
        <w:rPr>
          <w:shd w:val="clear" w:color="auto" w:fill="FFFFFF"/>
        </w:rPr>
        <w:t>1 knihovna</w:t>
      </w:r>
      <w:bookmarkEnd w:id="7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9" w:name="_Ref103770918"/>
      <w:bookmarkStart w:id="80" w:name="_Toc130825395"/>
      <w:r w:rsidRPr="00026347">
        <w:t>7</w:t>
      </w:r>
      <w:r w:rsidR="00AB4BCD" w:rsidRPr="00026347">
        <w:t xml:space="preserve">.1.1 </w:t>
      </w:r>
      <w:r w:rsidR="00E9240E" w:rsidRPr="00026347">
        <w:t>atributy</w:t>
      </w:r>
      <w:bookmarkEnd w:id="79"/>
      <w:bookmarkEnd w:id="80"/>
    </w:p>
    <w:p w14:paraId="54BE85BC" w14:textId="680E76B8" w:rsidR="00EA28B6" w:rsidRDefault="00EA28B6" w:rsidP="00AD6CA9">
      <w:pPr>
        <w:ind w:firstLine="708"/>
        <w:jc w:val="both"/>
        <w:rPr>
          <w:ins w:id="81" w:author="Martin Novák" w:date="2023-03-28T16:04:00Z"/>
        </w:rPr>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DED4EE2" w14:textId="03498EF0" w:rsidR="001F498F" w:rsidRPr="00EA28B6" w:rsidRDefault="001F498F" w:rsidP="00AD6CA9">
      <w:pPr>
        <w:ind w:firstLine="708"/>
        <w:jc w:val="both"/>
      </w:pPr>
      <w:ins w:id="82" w:author="Martin Novák" w:date="2023-03-28T16:04:00Z">
        <w:r w:rsidRPr="001F498F">
          <w:drawing>
            <wp:inline distT="0" distB="0" distL="0" distR="0" wp14:anchorId="37FD3AAB" wp14:editId="08C095C8">
              <wp:extent cx="2915057"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600159"/>
                      </a:xfrm>
                      <a:prstGeom prst="rect">
                        <a:avLst/>
                      </a:prstGeom>
                    </pic:spPr>
                  </pic:pic>
                </a:graphicData>
              </a:graphic>
            </wp:inline>
          </w:drawing>
        </w:r>
      </w:ins>
    </w:p>
    <w:p w14:paraId="7C145103" w14:textId="6CDFDE16" w:rsidR="00AB4BCD" w:rsidRDefault="00C03E59" w:rsidP="00CB6506">
      <w:pPr>
        <w:pStyle w:val="Nadpis3"/>
      </w:pPr>
      <w:bookmarkStart w:id="83" w:name="_Toc130825396"/>
      <w:r w:rsidRPr="00026347">
        <w:t>7</w:t>
      </w:r>
      <w:r w:rsidR="00CB6506" w:rsidRPr="00026347">
        <w:t xml:space="preserve">.1.2 </w:t>
      </w:r>
      <w:proofErr w:type="spellStart"/>
      <w:r w:rsidR="00CB6506" w:rsidRPr="00026347">
        <w:t>buffy</w:t>
      </w:r>
      <w:bookmarkEnd w:id="83"/>
      <w:proofErr w:type="spellEnd"/>
    </w:p>
    <w:p w14:paraId="675B776A" w14:textId="281EEF9E" w:rsidR="00CB6506" w:rsidRDefault="001031FB" w:rsidP="00D610F0">
      <w:pPr>
        <w:jc w:val="both"/>
        <w:rPr>
          <w:ins w:id="84" w:author="Martin Novák" w:date="2023-03-28T09:57:00Z"/>
        </w:rPr>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45DB40D6" w14:textId="4F5C970B" w:rsidR="002D117F" w:rsidRDefault="002D117F" w:rsidP="00D610F0">
      <w:pPr>
        <w:jc w:val="both"/>
      </w:pPr>
      <w:ins w:id="85" w:author="Martin Novák" w:date="2023-03-28T09:57:00Z">
        <w:r w:rsidRPr="002D117F">
          <w:drawing>
            <wp:inline distT="0" distB="0" distL="0" distR="0" wp14:anchorId="2E1B57B1" wp14:editId="59791B86">
              <wp:extent cx="3538800" cy="9000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800" cy="900000"/>
                      </a:xfrm>
                      <a:prstGeom prst="rect">
                        <a:avLst/>
                      </a:prstGeom>
                    </pic:spPr>
                  </pic:pic>
                </a:graphicData>
              </a:graphic>
            </wp:inline>
          </w:drawing>
        </w:r>
      </w:ins>
    </w:p>
    <w:p w14:paraId="343C9B7B" w14:textId="3C13869B" w:rsidR="002B5D06" w:rsidRDefault="00C03E59" w:rsidP="002B5D06">
      <w:pPr>
        <w:pStyle w:val="Nadpis3"/>
        <w:ind w:left="708" w:firstLine="708"/>
      </w:pPr>
      <w:bookmarkStart w:id="86" w:name="_Toc130825397"/>
      <w:r w:rsidRPr="00026347">
        <w:lastRenderedPageBreak/>
        <w:t>7</w:t>
      </w:r>
      <w:r w:rsidR="002B5D06" w:rsidRPr="00026347">
        <w:t>.1.</w:t>
      </w:r>
      <w:r w:rsidR="00D936AC" w:rsidRPr="00026347">
        <w:t>3</w:t>
      </w:r>
      <w:r w:rsidR="002B5D06" w:rsidRPr="00026347">
        <w:t xml:space="preserve"> Postavy</w:t>
      </w:r>
      <w:bookmarkEnd w:id="86"/>
    </w:p>
    <w:p w14:paraId="73B46D25" w14:textId="39B7815B" w:rsidR="002B5D06" w:rsidRDefault="00D646A7" w:rsidP="00F01F62">
      <w:pPr>
        <w:jc w:val="both"/>
        <w:rPr>
          <w:ins w:id="87" w:author="Martin Novák" w:date="2023-03-28T15:59:00Z"/>
        </w:rPr>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4FEA5DA5" w14:textId="7A3D402E" w:rsidR="001F498F" w:rsidRDefault="001F498F" w:rsidP="00F01F62">
      <w:pPr>
        <w:jc w:val="both"/>
      </w:pPr>
      <w:ins w:id="88" w:author="Martin Novák" w:date="2023-03-28T15:59:00Z">
        <w:r w:rsidRPr="001F498F">
          <w:drawing>
            <wp:inline distT="0" distB="0" distL="0" distR="0" wp14:anchorId="1AD40C1D" wp14:editId="53E1817C">
              <wp:extent cx="2591162" cy="600159"/>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162" cy="600159"/>
                      </a:xfrm>
                      <a:prstGeom prst="rect">
                        <a:avLst/>
                      </a:prstGeom>
                    </pic:spPr>
                  </pic:pic>
                </a:graphicData>
              </a:graphic>
            </wp:inline>
          </w:drawing>
        </w:r>
      </w:ins>
    </w:p>
    <w:p w14:paraId="0624B4F9" w14:textId="5E06C467" w:rsidR="00213B7D" w:rsidRDefault="00C03E59" w:rsidP="00925157">
      <w:pPr>
        <w:pStyle w:val="Nadpis3"/>
      </w:pPr>
      <w:bookmarkStart w:id="89" w:name="_Toc130825398"/>
      <w:r w:rsidRPr="00026347">
        <w:t>7</w:t>
      </w:r>
      <w:r w:rsidR="00925157" w:rsidRPr="00026347">
        <w:t>.1.4 Předměty</w:t>
      </w:r>
      <w:bookmarkEnd w:id="89"/>
    </w:p>
    <w:p w14:paraId="5DFED302" w14:textId="77307315" w:rsidR="00925157" w:rsidRDefault="00925157" w:rsidP="00F01F62">
      <w:pPr>
        <w:jc w:val="both"/>
        <w:rPr>
          <w:ins w:id="90" w:author="Martin Novák" w:date="2023-03-28T16:01:00Z"/>
        </w:rPr>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8BBF766" w14:textId="7D7848B9" w:rsidR="001F498F" w:rsidRDefault="001F498F" w:rsidP="00F01F62">
      <w:pPr>
        <w:jc w:val="both"/>
      </w:pPr>
      <w:ins w:id="91" w:author="Martin Novák" w:date="2023-03-28T16:01:00Z">
        <w:r w:rsidRPr="001F498F">
          <w:drawing>
            <wp:inline distT="0" distB="0" distL="0" distR="0" wp14:anchorId="0A8AE070" wp14:editId="0CD0ECA7">
              <wp:extent cx="4420217" cy="1238423"/>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1238423"/>
                      </a:xfrm>
                      <a:prstGeom prst="rect">
                        <a:avLst/>
                      </a:prstGeom>
                    </pic:spPr>
                  </pic:pic>
                </a:graphicData>
              </a:graphic>
            </wp:inline>
          </w:drawing>
        </w:r>
      </w:ins>
    </w:p>
    <w:p w14:paraId="1C4902EC" w14:textId="3711694F" w:rsidR="00925157" w:rsidRDefault="00C03E59" w:rsidP="00B4160F">
      <w:pPr>
        <w:pStyle w:val="Nadpis3"/>
      </w:pPr>
      <w:bookmarkStart w:id="92" w:name="_Toc130825399"/>
      <w:r w:rsidRPr="00026347">
        <w:t>7</w:t>
      </w:r>
      <w:r w:rsidR="00B4160F" w:rsidRPr="00026347">
        <w:t>.1.5 inventáře</w:t>
      </w:r>
      <w:bookmarkEnd w:id="92"/>
    </w:p>
    <w:p w14:paraId="7BE9DC62" w14:textId="128A685B" w:rsidR="00B4160F" w:rsidRDefault="00834CD5" w:rsidP="00D823AE">
      <w:pPr>
        <w:jc w:val="both"/>
        <w:rPr>
          <w:ins w:id="93" w:author="Martin Novák" w:date="2023-03-28T09:58:00Z"/>
        </w:rPr>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xml:space="preserve"> grafickému </w:t>
      </w:r>
      <w:r w:rsidR="00651793" w:rsidRPr="001D3DBA">
        <w:lastRenderedPageBreak/>
        <w:t>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62D2176A" w14:textId="704D630B" w:rsidR="002D117F" w:rsidRPr="004646F7" w:rsidRDefault="002D117F" w:rsidP="00D823AE">
      <w:pPr>
        <w:jc w:val="both"/>
      </w:pPr>
      <w:ins w:id="94" w:author="Martin Novák" w:date="2023-03-28T09:58:00Z">
        <w:r w:rsidRPr="002D117F">
          <w:drawing>
            <wp:inline distT="0" distB="0" distL="0" distR="0" wp14:anchorId="63DD8E5C" wp14:editId="191BB529">
              <wp:extent cx="1972800" cy="9000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2800" cy="900000"/>
                      </a:xfrm>
                      <a:prstGeom prst="rect">
                        <a:avLst/>
                      </a:prstGeom>
                    </pic:spPr>
                  </pic:pic>
                </a:graphicData>
              </a:graphic>
            </wp:inline>
          </w:drawing>
        </w:r>
      </w:ins>
    </w:p>
    <w:p w14:paraId="42F8F650" w14:textId="0CEDEF59" w:rsidR="00B4160F" w:rsidRDefault="00C03E59" w:rsidP="00803C7A">
      <w:pPr>
        <w:pStyle w:val="Nadpis3"/>
      </w:pPr>
      <w:bookmarkStart w:id="95" w:name="_Toc130825400"/>
      <w:r w:rsidRPr="00026347">
        <w:t>7</w:t>
      </w:r>
      <w:r w:rsidR="00803C7A" w:rsidRPr="00026347">
        <w:t>.1.6 kouzla</w:t>
      </w:r>
      <w:bookmarkEnd w:id="95"/>
    </w:p>
    <w:p w14:paraId="1091262D" w14:textId="774B967F" w:rsidR="00803C7A" w:rsidRDefault="002944FF" w:rsidP="0083748F">
      <w:pPr>
        <w:jc w:val="both"/>
        <w:rPr>
          <w:ins w:id="96" w:author="Martin Novák" w:date="2023-03-28T10:01:00Z"/>
        </w:rPr>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29D9807F" w14:textId="5ECFB33B" w:rsidR="00F34496" w:rsidRPr="001D3DBA" w:rsidRDefault="00F34496" w:rsidP="0083748F">
      <w:pPr>
        <w:jc w:val="both"/>
      </w:pPr>
      <w:ins w:id="97" w:author="Martin Novák" w:date="2023-03-28T10:01:00Z">
        <w:r w:rsidRPr="00F34496">
          <w:drawing>
            <wp:inline distT="0" distB="0" distL="0" distR="0" wp14:anchorId="611BBF77" wp14:editId="6B0CCE80">
              <wp:extent cx="1555200" cy="108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5200" cy="1080000"/>
                      </a:xfrm>
                      <a:prstGeom prst="rect">
                        <a:avLst/>
                      </a:prstGeom>
                    </pic:spPr>
                  </pic:pic>
                </a:graphicData>
              </a:graphic>
            </wp:inline>
          </w:drawing>
        </w:r>
      </w:ins>
    </w:p>
    <w:p w14:paraId="7DEAC236" w14:textId="750682AA" w:rsidR="00A21C2C" w:rsidRPr="00A21C2C" w:rsidRDefault="00C03E59" w:rsidP="00A21C2C">
      <w:pPr>
        <w:pStyle w:val="Nadpis3"/>
      </w:pPr>
      <w:bookmarkStart w:id="98" w:name="_Toc130825401"/>
      <w:r w:rsidRPr="00026347">
        <w:t>7</w:t>
      </w:r>
      <w:r w:rsidR="00A21C2C" w:rsidRPr="00026347">
        <w:t>.1.7 mapa</w:t>
      </w:r>
      <w:bookmarkEnd w:id="98"/>
    </w:p>
    <w:p w14:paraId="4B356609" w14:textId="48D78013"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217C9431" w:rsidR="00BD6C97" w:rsidRDefault="006E65F1" w:rsidP="00803C7A">
      <w:ins w:id="99" w:author="Martin Novák" w:date="2023-03-28T10:08:00Z">
        <w:r w:rsidRPr="006E65F1">
          <w:drawing>
            <wp:inline distT="0" distB="0" distL="0" distR="0" wp14:anchorId="434DD280" wp14:editId="714E3FF2">
              <wp:extent cx="2613600" cy="900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600" cy="900000"/>
                      </a:xfrm>
                      <a:prstGeom prst="rect">
                        <a:avLst/>
                      </a:prstGeom>
                    </pic:spPr>
                  </pic:pic>
                </a:graphicData>
              </a:graphic>
            </wp:inline>
          </w:drawing>
        </w:r>
      </w:ins>
    </w:p>
    <w:p w14:paraId="2E08E8DE" w14:textId="5D994648" w:rsidR="00A21C2C" w:rsidRDefault="00C03E59" w:rsidP="00BD6C97">
      <w:pPr>
        <w:pStyle w:val="Nadpis3"/>
      </w:pPr>
      <w:bookmarkStart w:id="100" w:name="_Toc130825402"/>
      <w:r w:rsidRPr="00026347">
        <w:lastRenderedPageBreak/>
        <w:t>7</w:t>
      </w:r>
      <w:r w:rsidR="00BD6C97" w:rsidRPr="00026347">
        <w:t>.6.8 úkoly</w:t>
      </w:r>
      <w:bookmarkEnd w:id="100"/>
    </w:p>
    <w:p w14:paraId="64011BA3" w14:textId="4E5E37FD" w:rsidR="00BD6C97" w:rsidRDefault="00664C09" w:rsidP="0083748F">
      <w:pPr>
        <w:jc w:val="both"/>
        <w:rPr>
          <w:ins w:id="101" w:author="Martin Novák" w:date="2023-03-28T16:11:00Z"/>
        </w:rPr>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0F96B610" w14:textId="6734E91E" w:rsidR="00F7200F" w:rsidRDefault="00F7200F" w:rsidP="0083748F">
      <w:pPr>
        <w:jc w:val="both"/>
      </w:pPr>
      <w:ins w:id="102" w:author="Martin Novák" w:date="2023-03-28T16:11:00Z">
        <w:r w:rsidRPr="00F7200F">
          <w:drawing>
            <wp:inline distT="0" distB="0" distL="0" distR="0" wp14:anchorId="73E00CA5" wp14:editId="46B8447C">
              <wp:extent cx="4010400" cy="108000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400" cy="1080000"/>
                      </a:xfrm>
                      <a:prstGeom prst="rect">
                        <a:avLst/>
                      </a:prstGeom>
                    </pic:spPr>
                  </pic:pic>
                </a:graphicData>
              </a:graphic>
            </wp:inline>
          </w:drawing>
        </w:r>
      </w:ins>
    </w:p>
    <w:p w14:paraId="3A8F2744" w14:textId="55CD4C20" w:rsidR="00882C40" w:rsidRDefault="00C03E59" w:rsidP="002D4783">
      <w:pPr>
        <w:pStyle w:val="Nadpis3"/>
      </w:pPr>
      <w:bookmarkStart w:id="103" w:name="_Toc130825403"/>
      <w:r w:rsidRPr="00026347">
        <w:t>7</w:t>
      </w:r>
      <w:r w:rsidR="002D4783" w:rsidRPr="00026347">
        <w:t>.1.</w:t>
      </w:r>
      <w:r w:rsidR="00BE0C3C" w:rsidRPr="00026347">
        <w:t>9</w:t>
      </w:r>
      <w:r w:rsidR="002D4783" w:rsidRPr="00026347">
        <w:t xml:space="preserve"> </w:t>
      </w:r>
      <w:proofErr w:type="spellStart"/>
      <w:r w:rsidR="002D4783" w:rsidRPr="00026347">
        <w:t>GameManager</w:t>
      </w:r>
      <w:bookmarkEnd w:id="103"/>
      <w:proofErr w:type="spellEnd"/>
    </w:p>
    <w:p w14:paraId="52687ED2" w14:textId="02EF9B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r w:rsidR="00B6010F"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9B6079">
        <w:rPr>
          <w:i/>
          <w:iCs/>
        </w:rPr>
        <w:t>chunku</w:t>
      </w:r>
      <w:proofErr w:type="spellEnd"/>
      <w:r w:rsidR="00313620" w:rsidRPr="00BA3AC6">
        <w:t xml:space="preserve">, je </w:t>
      </w:r>
      <w:r w:rsidR="00707912">
        <w:t xml:space="preserve">vlastnost </w:t>
      </w:r>
      <w:proofErr w:type="spellStart"/>
      <w:r w:rsidR="00313620" w:rsidRPr="00BA3AC6">
        <w:rPr>
          <w:i/>
          <w:iCs/>
        </w:rPr>
        <w:t>DalsiChunk</w:t>
      </w:r>
      <w:proofErr w:type="spellEnd"/>
      <w:r w:rsidR="00313620" w:rsidRPr="00BA3AC6">
        <w:t xml:space="preserve"> nastaven</w:t>
      </w:r>
      <w:r w:rsidR="00707912">
        <w:t>a</w:t>
      </w:r>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9B6079">
        <w:rPr>
          <w:rFonts w:cstheme="minorHAnsi"/>
          <w:i/>
          <w:iCs/>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9B6079">
        <w:rPr>
          <w:rFonts w:cstheme="minorHAnsi"/>
          <w:i/>
          <w:iCs/>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04" w:name="_Toc130825404"/>
      <w:r w:rsidRPr="00026347">
        <w:t>7</w:t>
      </w:r>
      <w:r w:rsidR="00BE0C3C" w:rsidRPr="00026347">
        <w:t>.1.10 nastavení</w:t>
      </w:r>
      <w:bookmarkEnd w:id="10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lastRenderedPageBreak/>
        <w:t xml:space="preserve">hodnot. V knihovně se nachází pouze </w:t>
      </w:r>
      <w:r w:rsidR="00956294" w:rsidRPr="00BA3AC6">
        <w:t xml:space="preserve">třída </w:t>
      </w:r>
      <w:proofErr w:type="spellStart"/>
      <w:r w:rsidR="00956294" w:rsidRPr="009B6079">
        <w:rPr>
          <w:i/>
          <w:iCs/>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790DE56E" w:rsidR="00BE0C3C" w:rsidRPr="00BE0C3C" w:rsidRDefault="001F498F" w:rsidP="00BE0C3C">
      <w:ins w:id="105" w:author="Martin Novák" w:date="2023-03-28T15:58:00Z">
        <w:r w:rsidRPr="001F498F">
          <w:drawing>
            <wp:inline distT="0" distB="0" distL="0" distR="0" wp14:anchorId="2527A3F3" wp14:editId="39C49BDA">
              <wp:extent cx="3913200" cy="720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3200" cy="720000"/>
                      </a:xfrm>
                      <a:prstGeom prst="rect">
                        <a:avLst/>
                      </a:prstGeom>
                    </pic:spPr>
                  </pic:pic>
                </a:graphicData>
              </a:graphic>
            </wp:inline>
          </w:drawing>
        </w:r>
      </w:ins>
    </w:p>
    <w:p w14:paraId="5EBB63C1" w14:textId="15CBA5F9" w:rsidR="002D4783" w:rsidRDefault="00C03E59" w:rsidP="0069559A">
      <w:pPr>
        <w:pStyle w:val="Nadpis2"/>
        <w:ind w:firstLine="708"/>
      </w:pPr>
      <w:bookmarkStart w:id="106" w:name="_Toc130825405"/>
      <w:r w:rsidRPr="00026347">
        <w:t>7</w:t>
      </w:r>
      <w:r w:rsidR="00AB30A6" w:rsidRPr="00026347">
        <w:t xml:space="preserve">.2 </w:t>
      </w:r>
      <w:proofErr w:type="spellStart"/>
      <w:r w:rsidR="00C44197" w:rsidRPr="00026347">
        <w:t>TestovaniCastiKnihovny</w:t>
      </w:r>
      <w:bookmarkEnd w:id="106"/>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07" w:name="_Toc130825406"/>
      <w:r w:rsidRPr="00026347">
        <w:t>7</w:t>
      </w:r>
      <w:r w:rsidR="0069559A" w:rsidRPr="00026347">
        <w:t>.2.1</w:t>
      </w:r>
      <w:r w:rsidR="00555477" w:rsidRPr="00026347">
        <w:t xml:space="preserve"> okno</w:t>
      </w:r>
      <w:r w:rsidR="0069559A" w:rsidRPr="00026347">
        <w:t xml:space="preserve"> Form1</w:t>
      </w:r>
      <w:bookmarkEnd w:id="107"/>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108" w:name="_Ref124797379"/>
      <w:bookmarkStart w:id="109" w:name="_Ref124797370"/>
      <w:r>
        <w:t xml:space="preserve">Obr. </w:t>
      </w:r>
      <w:fldSimple w:instr=" SEQ Obrázek \* ARABIC ">
        <w:r w:rsidR="00DE4D75">
          <w:rPr>
            <w:noProof/>
          </w:rPr>
          <w:t>7</w:t>
        </w:r>
      </w:fldSimple>
      <w:bookmarkEnd w:id="108"/>
      <w:r>
        <w:t xml:space="preserve"> </w:t>
      </w:r>
      <w:r w:rsidR="008D047E">
        <w:t xml:space="preserve">okno </w:t>
      </w:r>
      <w:r>
        <w:t>Form1-vlastní</w:t>
      </w:r>
      <w:bookmarkEnd w:id="109"/>
    </w:p>
    <w:p w14:paraId="659485D2" w14:textId="5CE8A6FB" w:rsidR="0069559A" w:rsidRDefault="00C77786" w:rsidP="00237525">
      <w:pPr>
        <w:pStyle w:val="Nadpis3"/>
      </w:pPr>
      <w:bookmarkStart w:id="110" w:name="_Toc130825407"/>
      <w:r w:rsidRPr="00026347">
        <w:t>7</w:t>
      </w:r>
      <w:r w:rsidR="00237525" w:rsidRPr="00026347">
        <w:t>.2.2</w:t>
      </w:r>
      <w:r w:rsidR="00D62635" w:rsidRPr="00026347">
        <w:t xml:space="preserve"> okno </w:t>
      </w:r>
      <w:proofErr w:type="spellStart"/>
      <w:r w:rsidR="00D62635" w:rsidRPr="00026347">
        <w:t>VypisPostava</w:t>
      </w:r>
      <w:bookmarkEnd w:id="110"/>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111" w:name="_Ref124798461"/>
      <w:r>
        <w:t xml:space="preserve">Obr. </w:t>
      </w:r>
      <w:fldSimple w:instr=" SEQ Obrázek \* ARABIC ">
        <w:r w:rsidR="00DE4D75">
          <w:rPr>
            <w:noProof/>
          </w:rPr>
          <w:t>8</w:t>
        </w:r>
      </w:fldSimple>
      <w:bookmarkEnd w:id="111"/>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12" w:name="_Toc130825408"/>
      <w:r w:rsidRPr="00026347">
        <w:t>7</w:t>
      </w:r>
      <w:r w:rsidR="007F1C5C" w:rsidRPr="00026347">
        <w:t xml:space="preserve">.2.3 okno </w:t>
      </w:r>
      <w:proofErr w:type="spellStart"/>
      <w:r w:rsidR="007F1C5C" w:rsidRPr="00026347">
        <w:t>Combat</w:t>
      </w:r>
      <w:bookmarkEnd w:id="112"/>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113" w:name="_Ref124799884"/>
      <w:r>
        <w:t xml:space="preserve">Obr. </w:t>
      </w:r>
      <w:fldSimple w:instr=" SEQ Obrázek \* ARABIC ">
        <w:r w:rsidR="00DE4D75">
          <w:rPr>
            <w:noProof/>
          </w:rPr>
          <w:t>9</w:t>
        </w:r>
      </w:fldSimple>
      <w:bookmarkEnd w:id="113"/>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14" w:name="_Toc130825409"/>
      <w:r w:rsidRPr="00026347">
        <w:t>7</w:t>
      </w:r>
      <w:r w:rsidR="00185E5F" w:rsidRPr="00026347">
        <w:t xml:space="preserve">.2.4 okno </w:t>
      </w:r>
      <w:proofErr w:type="spellStart"/>
      <w:r w:rsidR="00185E5F" w:rsidRPr="00026347">
        <w:t>BuffForm</w:t>
      </w:r>
      <w:bookmarkEnd w:id="114"/>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115" w:name="_Ref128410514"/>
      <w:r>
        <w:t xml:space="preserve">Obr. </w:t>
      </w:r>
      <w:fldSimple w:instr=" SEQ Obrázek \* ARABIC ">
        <w:r w:rsidR="00DE4D75">
          <w:rPr>
            <w:noProof/>
          </w:rPr>
          <w:t>10</w:t>
        </w:r>
      </w:fldSimple>
      <w:bookmarkEnd w:id="115"/>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16" w:name="_Toc130825410"/>
      <w:r w:rsidRPr="00026347">
        <w:t>7</w:t>
      </w:r>
      <w:r w:rsidR="00417082" w:rsidRPr="00026347">
        <w:t xml:space="preserve">.2.5 okno </w:t>
      </w:r>
      <w:proofErr w:type="spellStart"/>
      <w:r w:rsidR="00417082" w:rsidRPr="00026347">
        <w:t>InventarForm</w:t>
      </w:r>
      <w:bookmarkEnd w:id="116"/>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17" w:name="_Ref128413124"/>
      <w:r>
        <w:t xml:space="preserve">Obr. </w:t>
      </w:r>
      <w:fldSimple w:instr=" SEQ Obrázek \* ARABIC ">
        <w:r w:rsidR="00DE4D75">
          <w:rPr>
            <w:noProof/>
          </w:rPr>
          <w:t>11</w:t>
        </w:r>
      </w:fldSimple>
      <w:bookmarkEnd w:id="117"/>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18" w:name="_Toc13082541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18"/>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19" w:name="_Ref128417280"/>
      <w:r>
        <w:t xml:space="preserve">Obr. </w:t>
      </w:r>
      <w:fldSimple w:instr=" SEQ Obrázek \* ARABIC ">
        <w:r w:rsidR="00DE4D75">
          <w:rPr>
            <w:noProof/>
          </w:rPr>
          <w:t>12</w:t>
        </w:r>
      </w:fldSimple>
      <w:bookmarkEnd w:id="119"/>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20" w:name="_Toc130825412"/>
      <w:r w:rsidRPr="00026347">
        <w:t>7</w:t>
      </w:r>
      <w:r w:rsidR="00417082" w:rsidRPr="00026347">
        <w:t xml:space="preserve">.2.7 okno </w:t>
      </w:r>
      <w:proofErr w:type="spellStart"/>
      <w:r w:rsidR="00417082" w:rsidRPr="00026347">
        <w:t>UkolForm</w:t>
      </w:r>
      <w:bookmarkEnd w:id="120"/>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21" w:name="_Ref128418537"/>
      <w:r>
        <w:t xml:space="preserve">Obr. </w:t>
      </w:r>
      <w:fldSimple w:instr=" SEQ Obrázek \* ARABIC ">
        <w:r w:rsidR="00DE4D75">
          <w:rPr>
            <w:noProof/>
          </w:rPr>
          <w:t>13</w:t>
        </w:r>
      </w:fldSimple>
      <w:bookmarkEnd w:id="121"/>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22" w:name="_Toc130825413"/>
      <w:r w:rsidRPr="00026347">
        <w:t>7</w:t>
      </w:r>
      <w:r w:rsidR="00417082" w:rsidRPr="00026347">
        <w:t xml:space="preserve">.2.8 okno </w:t>
      </w:r>
      <w:proofErr w:type="spellStart"/>
      <w:r w:rsidR="00417082" w:rsidRPr="00026347">
        <w:t>NastaveniForm</w:t>
      </w:r>
      <w:bookmarkEnd w:id="122"/>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23" w:name="_Ref128468001"/>
      <w:r>
        <w:t>Obr</w:t>
      </w:r>
      <w:r w:rsidR="00675849">
        <w:t>.</w:t>
      </w:r>
      <w:r>
        <w:t xml:space="preserve"> </w:t>
      </w:r>
      <w:fldSimple w:instr=" SEQ Obrázek \* ARABIC ">
        <w:r w:rsidR="00DE4D75">
          <w:rPr>
            <w:noProof/>
          </w:rPr>
          <w:t>14</w:t>
        </w:r>
      </w:fldSimple>
      <w:bookmarkEnd w:id="123"/>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24" w:name="_Toc130825414"/>
      <w:r w:rsidRPr="00026347">
        <w:t>7</w:t>
      </w:r>
      <w:r w:rsidR="00E02B9D" w:rsidRPr="00026347">
        <w:t xml:space="preserve">.2.9 okno </w:t>
      </w:r>
      <w:proofErr w:type="spellStart"/>
      <w:r w:rsidR="003F6983" w:rsidRPr="00026347">
        <w:t>GMMapaForm</w:t>
      </w:r>
      <w:bookmarkEnd w:id="124"/>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25" w:name="_Ref128488987"/>
      <w:r>
        <w:t xml:space="preserve">Obr. </w:t>
      </w:r>
      <w:fldSimple w:instr=" SEQ Obrázek \* ARABIC ">
        <w:r w:rsidR="00DE4D75">
          <w:rPr>
            <w:noProof/>
          </w:rPr>
          <w:t>15</w:t>
        </w:r>
      </w:fldSimple>
      <w:bookmarkEnd w:id="125"/>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26" w:name="_Toc130825415"/>
      <w:r w:rsidRPr="00026347">
        <w:t>7</w:t>
      </w:r>
      <w:r w:rsidR="00E02B9D" w:rsidRPr="00026347">
        <w:t xml:space="preserve">.2.10 okno </w:t>
      </w:r>
      <w:proofErr w:type="spellStart"/>
      <w:r w:rsidR="003F6983">
        <w:t>GMPostavyForm</w:t>
      </w:r>
      <w:bookmarkEnd w:id="126"/>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27" w:name="_Toc130825416"/>
      <w:r w:rsidRPr="00026347">
        <w:t>7</w:t>
      </w:r>
      <w:r w:rsidR="00E02B9D" w:rsidRPr="00026347">
        <w:t xml:space="preserve">.2.11 okno </w:t>
      </w:r>
      <w:proofErr w:type="spellStart"/>
      <w:r w:rsidR="00E02B9D" w:rsidRPr="00026347">
        <w:t>GMUkl</w:t>
      </w:r>
      <w:r w:rsidR="00EF5148">
        <w:t>a</w:t>
      </w:r>
      <w:r w:rsidR="00E02B9D" w:rsidRPr="00026347">
        <w:t>daniForm</w:t>
      </w:r>
      <w:bookmarkEnd w:id="127"/>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28" w:name="_Ref129108504"/>
      <w:r>
        <w:t>Obr</w:t>
      </w:r>
      <w:r w:rsidR="007B1788">
        <w:t>.</w:t>
      </w:r>
      <w:r>
        <w:t xml:space="preserve"> </w:t>
      </w:r>
      <w:fldSimple w:instr=" SEQ Obrázek \* ARABIC ">
        <w:r w:rsidR="00DE4D75">
          <w:rPr>
            <w:noProof/>
          </w:rPr>
          <w:t>16</w:t>
        </w:r>
      </w:fldSimple>
      <w:bookmarkEnd w:id="128"/>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29" w:name="_Toc130825417"/>
      <w:r w:rsidRPr="00621687">
        <w:rPr>
          <w:rStyle w:val="Nadpis1Char"/>
          <w:rFonts w:asciiTheme="minorHAnsi" w:hAnsiTheme="minorHAnsi" w:cstheme="minorHAnsi"/>
        </w:rPr>
        <w:t>8. Zhodnocení realizace aplikace</w:t>
      </w:r>
      <w:bookmarkEnd w:id="129"/>
    </w:p>
    <w:p w14:paraId="1015460C" w14:textId="196A7EE1" w:rsidR="00F67031" w:rsidRPr="00B26BD1" w:rsidRDefault="00FB4E78" w:rsidP="009B6079">
      <w:pPr>
        <w:ind w:left="360"/>
        <w:jc w:val="both"/>
        <w:rPr>
          <w:color w:val="00B05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30" w:name="_Toc130825418"/>
      <w:r w:rsidRPr="00621687">
        <w:rPr>
          <w:rFonts w:asciiTheme="minorHAnsi" w:hAnsiTheme="minorHAnsi" w:cstheme="minorHAnsi"/>
          <w:shd w:val="clear" w:color="auto" w:fill="FFFFFF"/>
        </w:rPr>
        <w:t>9. Závěr</w:t>
      </w:r>
      <w:bookmarkEnd w:id="130"/>
    </w:p>
    <w:p w14:paraId="785B5FBD" w14:textId="776BC928" w:rsidR="006E26E2" w:rsidRDefault="006E26E2" w:rsidP="00201C98">
      <w:pPr>
        <w:rPr>
          <w:rFonts w:cstheme="minorHAnsi"/>
        </w:rPr>
      </w:pPr>
    </w:p>
    <w:p w14:paraId="47F0E8CF" w14:textId="64AFBBB7" w:rsidR="004F0CEF" w:rsidRDefault="006E26E2" w:rsidP="009B6079">
      <w:pPr>
        <w:jc w:val="both"/>
        <w:rPr>
          <w:rFonts w:cstheme="minorHAnsi"/>
        </w:rPr>
        <w:sectPr w:rsidR="004F0CEF" w:rsidSect="00891BAF">
          <w:footerReference w:type="default" r:id="rId34"/>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w:t>
      </w:r>
      <w:r w:rsidR="00F12CAE">
        <w:rPr>
          <w:rFonts w:cstheme="minorHAnsi"/>
        </w:rPr>
        <w:t>e</w:t>
      </w:r>
      <w:r>
        <w:rPr>
          <w:rFonts w:cstheme="minorHAnsi"/>
        </w:rPr>
        <w:t> </w:t>
      </w:r>
      <w:r w:rsidR="00F12CAE">
        <w:rPr>
          <w:rFonts w:cstheme="minorHAnsi"/>
        </w:rPr>
        <w:t>specifických</w:t>
      </w:r>
      <w:r>
        <w:rPr>
          <w:rFonts w:cstheme="minorHAnsi"/>
        </w:rPr>
        <w:t xml:space="preserve"> scénářích. </w:t>
      </w:r>
      <w:r w:rsidR="004E1632">
        <w:rPr>
          <w:rFonts w:cstheme="minorHAnsi"/>
        </w:rPr>
        <w:t xml:space="preserve"> Z tohoto důvodu je možné, že existují chyby, které tímto způsobem není možné odhalit.</w:t>
      </w:r>
      <w:r w:rsidR="00B15FDB">
        <w:rPr>
          <w:rFonts w:cstheme="minorHAnsi"/>
        </w:rPr>
        <w:t xml:space="preserve"> </w:t>
      </w:r>
      <w:r w:rsidR="000307AB">
        <w:rPr>
          <w:rFonts w:cstheme="minorHAnsi"/>
        </w:rPr>
        <w:t>Za tímto účelem</w:t>
      </w:r>
      <w:r w:rsidR="00B15FDB">
        <w:rPr>
          <w:rFonts w:cstheme="minorHAnsi"/>
        </w:rPr>
        <w:t xml:space="preserve"> je zapotřebí </w:t>
      </w:r>
      <w:r w:rsidR="000442A6">
        <w:rPr>
          <w:rFonts w:cstheme="minorHAnsi"/>
        </w:rPr>
        <w:t>implementovat knihovnu do</w:t>
      </w:r>
      <w:r w:rsidR="00B15FDB">
        <w:rPr>
          <w:rFonts w:cstheme="minorHAnsi"/>
        </w:rPr>
        <w:t xml:space="preserve"> h</w:t>
      </w:r>
      <w:r w:rsidR="000442A6">
        <w:rPr>
          <w:rFonts w:cstheme="minorHAnsi"/>
        </w:rPr>
        <w:t>er</w:t>
      </w:r>
      <w:r w:rsidR="00B15FDB">
        <w:rPr>
          <w:rFonts w:cstheme="minorHAnsi"/>
        </w:rPr>
        <w:t xml:space="preserve"> s</w:t>
      </w:r>
      <w:r w:rsidR="000442A6">
        <w:rPr>
          <w:rFonts w:cstheme="minorHAnsi"/>
        </w:rPr>
        <w:t> </w:t>
      </w:r>
      <w:r w:rsidR="00B15FDB">
        <w:rPr>
          <w:rFonts w:cstheme="minorHAnsi"/>
        </w:rPr>
        <w:t>rozdílným</w:t>
      </w:r>
      <w:r w:rsidR="000442A6">
        <w:rPr>
          <w:rFonts w:cstheme="minorHAnsi"/>
        </w:rPr>
        <w:t xml:space="preserve"> typem</w:t>
      </w:r>
      <w:r w:rsidR="00B15FDB">
        <w:rPr>
          <w:rFonts w:cstheme="minorHAnsi"/>
        </w:rPr>
        <w:t xml:space="preserve"> uživatelsk</w:t>
      </w:r>
      <w:r w:rsidR="000442A6">
        <w:rPr>
          <w:rFonts w:cstheme="minorHAnsi"/>
        </w:rPr>
        <w:t>ého</w:t>
      </w:r>
      <w:r w:rsidR="00B15FDB">
        <w:rPr>
          <w:rFonts w:cstheme="minorHAnsi"/>
        </w:rPr>
        <w:t xml:space="preserve"> rozhraní a</w:t>
      </w:r>
      <w:r w:rsidR="0044738D">
        <w:rPr>
          <w:rFonts w:cstheme="minorHAnsi"/>
        </w:rPr>
        <w:t xml:space="preserve"> odlišných </w:t>
      </w:r>
      <w:proofErr w:type="spellStart"/>
      <w:r w:rsidR="0044738D">
        <w:rPr>
          <w:rFonts w:cstheme="minorHAnsi"/>
        </w:rPr>
        <w:t>subžánrů</w:t>
      </w:r>
      <w:proofErr w:type="spellEnd"/>
      <w:r w:rsidR="00CF3BE9">
        <w:rPr>
          <w:rFonts w:cstheme="minorHAnsi"/>
        </w:rPr>
        <w:t xml:space="preserve"> RPG</w:t>
      </w:r>
      <w:r w:rsidR="00E102A8">
        <w:rPr>
          <w:rFonts w:cstheme="minorHAnsi"/>
        </w:rPr>
        <w:t>.</w:t>
      </w:r>
    </w:p>
    <w:p w14:paraId="1D894AFE" w14:textId="4F2FA1EA" w:rsidR="004F0CEF" w:rsidRDefault="004F0CEF" w:rsidP="004F0CEF">
      <w:pPr>
        <w:pStyle w:val="Nadpis1"/>
      </w:pPr>
      <w:bookmarkStart w:id="131" w:name="_Toc130825419"/>
      <w:r>
        <w:lastRenderedPageBreak/>
        <w:t>Použité zdroje</w:t>
      </w:r>
      <w:bookmarkEnd w:id="131"/>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14809" w14:textId="77777777" w:rsidR="00707214" w:rsidRDefault="00707214" w:rsidP="00891BAF">
      <w:pPr>
        <w:spacing w:after="0" w:line="240" w:lineRule="auto"/>
      </w:pPr>
      <w:r>
        <w:separator/>
      </w:r>
    </w:p>
  </w:endnote>
  <w:endnote w:type="continuationSeparator" w:id="0">
    <w:p w14:paraId="185A6283" w14:textId="77777777" w:rsidR="00707214" w:rsidRDefault="00707214"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7A49D" w14:textId="77777777" w:rsidR="00707214" w:rsidRDefault="00707214" w:rsidP="00891BAF">
      <w:pPr>
        <w:spacing w:after="0" w:line="240" w:lineRule="auto"/>
      </w:pPr>
      <w:r>
        <w:separator/>
      </w:r>
    </w:p>
  </w:footnote>
  <w:footnote w:type="continuationSeparator" w:id="0">
    <w:p w14:paraId="19E28477" w14:textId="77777777" w:rsidR="00707214" w:rsidRDefault="00707214"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29E4"/>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D7E65"/>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98F"/>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117F"/>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0A0F"/>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552"/>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4653"/>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5F1"/>
    <w:rsid w:val="006E6D7F"/>
    <w:rsid w:val="006E6F3B"/>
    <w:rsid w:val="006F1124"/>
    <w:rsid w:val="006F2CBC"/>
    <w:rsid w:val="006F2CCB"/>
    <w:rsid w:val="006F36EF"/>
    <w:rsid w:val="006F46BC"/>
    <w:rsid w:val="006F6CEF"/>
    <w:rsid w:val="00702610"/>
    <w:rsid w:val="00702904"/>
    <w:rsid w:val="00703738"/>
    <w:rsid w:val="00703998"/>
    <w:rsid w:val="00704DA0"/>
    <w:rsid w:val="00707214"/>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18F9"/>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079"/>
    <w:rsid w:val="009B6DAB"/>
    <w:rsid w:val="009C04B4"/>
    <w:rsid w:val="009C1F9A"/>
    <w:rsid w:val="009C223E"/>
    <w:rsid w:val="009C33E8"/>
    <w:rsid w:val="009C3AD3"/>
    <w:rsid w:val="009C3D7B"/>
    <w:rsid w:val="009C5274"/>
    <w:rsid w:val="009C6419"/>
    <w:rsid w:val="009C6430"/>
    <w:rsid w:val="009C6C87"/>
    <w:rsid w:val="009D074D"/>
    <w:rsid w:val="009D13ED"/>
    <w:rsid w:val="009D24BA"/>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8E3"/>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37BCB"/>
    <w:rsid w:val="00D401F1"/>
    <w:rsid w:val="00D4056D"/>
    <w:rsid w:val="00D41255"/>
    <w:rsid w:val="00D429F5"/>
    <w:rsid w:val="00D42A76"/>
    <w:rsid w:val="00D43378"/>
    <w:rsid w:val="00D43670"/>
    <w:rsid w:val="00D4468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34496"/>
    <w:rsid w:val="00F34EDF"/>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00F"/>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13AA8"/>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143224</TotalTime>
  <Pages>41</Pages>
  <Words>14947</Words>
  <Characters>88190</Characters>
  <Application>Microsoft Office Word</Application>
  <DocSecurity>0</DocSecurity>
  <Lines>734</Lines>
  <Paragraphs>205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963</cp:revision>
  <cp:lastPrinted>2023-03-24T19:30:00Z</cp:lastPrinted>
  <dcterms:created xsi:type="dcterms:W3CDTF">2021-03-29T20:15:00Z</dcterms:created>
  <dcterms:modified xsi:type="dcterms:W3CDTF">2023-03-28T14:11:00Z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